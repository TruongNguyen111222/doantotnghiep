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cbo9pl4o05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Docs</w:t>
      </w:r>
      <w:r w:rsidDel="00000000" w:rsidR="00000000" w:rsidRPr="00000000">
        <w:rPr>
          <w:rtl w:val="0"/>
        </w:rPr>
      </w:r>
    </w:p>
    <w:p w:rsidR="00000000" w:rsidDel="00000000" w:rsidP="00000000" w:rsidRDefault="00000000" w:rsidRPr="00000000" w14:paraId="00000002">
      <w:pPr>
        <w:pStyle w:val="Heading3"/>
        <w:keepNext w:val="0"/>
        <w:keepLines w:val="0"/>
        <w:shd w:fill="fcfcfc" w:val="clear"/>
        <w:spacing w:after="120" w:before="0" w:line="300" w:lineRule="auto"/>
        <w:ind w:left="720" w:firstLine="0"/>
        <w:rPr>
          <w:rFonts w:ascii="Times New Roman" w:cs="Times New Roman" w:eastAsia="Times New Roman" w:hAnsi="Times New Roman"/>
          <w:b w:val="1"/>
          <w:bCs w:val="1"/>
          <w:color w:val="000000"/>
          <w:sz w:val="26"/>
          <w:szCs w:val="26"/>
        </w:rPr>
      </w:pPr>
      <w:bookmarkStart w:colFirst="0" w:colLast="0" w:name="_ql3ttge5duxz" w:id="1"/>
      <w:bookmarkEnd w:id="1"/>
      <w:commentRangeStart w:id="0"/>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591175" cy="80962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91175" cy="809625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Heading3"/>
        <w:keepNext w:val="0"/>
        <w:keepLines w:val="0"/>
        <w:numPr>
          <w:ilvl w:val="0"/>
          <w:numId w:val="4"/>
        </w:numPr>
        <w:shd w:fill="fcfcfc" w:val="clear"/>
        <w:spacing w:after="120" w:before="0" w:line="300" w:lineRule="auto"/>
        <w:ind w:left="720" w:hanging="360"/>
        <w:rPr>
          <w:rFonts w:ascii="Times New Roman" w:cs="Times New Roman" w:eastAsia="Times New Roman" w:hAnsi="Times New Roman"/>
          <w:b w:val="1"/>
          <w:bCs w:val="1"/>
          <w:sz w:val="26"/>
          <w:szCs w:val="26"/>
        </w:rPr>
      </w:pPr>
      <w:bookmarkStart w:colFirst="0" w:colLast="0" w:name="_cz4jpqgbnyyk" w:id="2"/>
      <w:bookmarkEnd w:id="2"/>
      <w:r w:rsidDel="00000000" w:rsidR="00000000" w:rsidRPr="00000000">
        <w:rPr>
          <w:rFonts w:ascii="Times New Roman" w:cs="Times New Roman" w:eastAsia="Times New Roman" w:hAnsi="Times New Roman"/>
          <w:b w:val="1"/>
          <w:bCs w:val="1"/>
          <w:color w:val="000000"/>
          <w:sz w:val="26"/>
          <w:szCs w:val="26"/>
          <w:rtl w:val="0"/>
        </w:rPr>
        <w:t xml:space="preserve">Role Sinh viên</w:t>
      </w:r>
    </w:p>
    <w:p w:rsidR="00000000" w:rsidDel="00000000" w:rsidP="00000000" w:rsidRDefault="00000000" w:rsidRPr="00000000" w14:paraId="00000004">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ứng tuyển, thực tập, nộp báo cáo, nhận kết quả.</w:t>
      </w:r>
    </w:p>
    <w:p w:rsidR="00000000" w:rsidDel="00000000" w:rsidP="00000000" w:rsidRDefault="00000000" w:rsidRPr="00000000" w14:paraId="00000005">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trực tiếp:</w:t>
      </w:r>
    </w:p>
    <w:p w:rsidR="00000000" w:rsidDel="00000000" w:rsidP="00000000" w:rsidRDefault="00000000" w:rsidRPr="00000000" w14:paraId="00000006">
      <w:pPr>
        <w:numPr>
          <w:ilvl w:val="0"/>
          <w:numId w:val="31"/>
        </w:numPr>
        <w:pBdr>
          <w:top w:space="0" w:sz="0" w:val="nil"/>
          <w:bottom w:space="0" w:sz="0" w:val="nil"/>
          <w:right w:space="0" w:sz="0" w:val="nil"/>
          <w:between w:space="0" w:sz="0" w:val="nil"/>
        </w:pBdr>
        <w:shd w:fill="fcfcfc" w:val="clear"/>
        <w:spacing w:after="0" w:afterAutospacing="0" w:before="20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hồ sơ + CV;</w:t>
      </w:r>
    </w:p>
    <w:p w:rsidR="00000000" w:rsidDel="00000000" w:rsidP="00000000" w:rsidRDefault="00000000" w:rsidRPr="00000000" w14:paraId="00000007">
      <w:pPr>
        <w:numPr>
          <w:ilvl w:val="0"/>
          <w:numId w:val="31"/>
        </w:numPr>
        <w:pBdr>
          <w:top w:space="0" w:sz="0" w:val="nil"/>
          <w:bottom w:space="0" w:sz="0" w:val="nil"/>
          <w:right w:space="0" w:sz="0" w:val="nil"/>
          <w:between w:space="0" w:sz="0" w:val="nil"/>
        </w:pBdr>
        <w:shd w:fill="fcfcfc" w:val="clea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đơn vào vị trí phù hợp;</w:t>
      </w:r>
    </w:p>
    <w:p w:rsidR="00000000" w:rsidDel="00000000" w:rsidP="00000000" w:rsidRDefault="00000000" w:rsidRPr="00000000" w14:paraId="00000008">
      <w:pPr>
        <w:numPr>
          <w:ilvl w:val="0"/>
          <w:numId w:val="31"/>
        </w:numPr>
        <w:pBdr>
          <w:top w:space="0" w:sz="0" w:val="nil"/>
          <w:bottom w:space="0" w:sz="0" w:val="nil"/>
          <w:right w:space="0" w:sz="0" w:val="nil"/>
          <w:between w:space="0" w:sz="0" w:val="nil"/>
        </w:pBdr>
        <w:shd w:fill="fcfcfc" w:val="clea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từng bước;</w:t>
      </w:r>
    </w:p>
    <w:p w:rsidR="00000000" w:rsidDel="00000000" w:rsidP="00000000" w:rsidRDefault="00000000" w:rsidRPr="00000000" w14:paraId="00000009">
      <w:pPr>
        <w:numPr>
          <w:ilvl w:val="0"/>
          <w:numId w:val="31"/>
        </w:numPr>
        <w:pBdr>
          <w:top w:space="0" w:sz="0" w:val="nil"/>
          <w:bottom w:space="0" w:sz="0" w:val="nil"/>
          <w:right w:space="0" w:sz="0" w:val="nil"/>
          <w:between w:space="0" w:sz="0" w:val="nil"/>
        </w:pBdr>
        <w:shd w:fill="fcfcfc" w:val="clea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báo cáo thực tập cuối kỳ;</w:t>
      </w:r>
    </w:p>
    <w:p w:rsidR="00000000" w:rsidDel="00000000" w:rsidP="00000000" w:rsidRDefault="00000000" w:rsidRPr="00000000" w14:paraId="0000000A">
      <w:pPr>
        <w:numPr>
          <w:ilvl w:val="0"/>
          <w:numId w:val="31"/>
        </w:numPr>
        <w:pBdr>
          <w:top w:space="0" w:sz="0" w:val="nil"/>
          <w:bottom w:space="0" w:sz="0" w:val="nil"/>
          <w:right w:space="0" w:sz="0" w:val="nil"/>
          <w:between w:space="0" w:sz="0" w:val="nil"/>
        </w:pBdr>
        <w:shd w:fill="fcfcfc" w:val="clear"/>
        <w:spacing w:after="10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điểm và nhận xét sau khi chốt.</w:t>
      </w:r>
    </w:p>
    <w:p w:rsidR="00000000" w:rsidDel="00000000" w:rsidP="00000000" w:rsidRDefault="00000000" w:rsidRPr="00000000" w14:paraId="0000000B">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hồ sơ của mình, job mở, đơn của mình, kết quả của mình.</w:t>
      </w:r>
    </w:p>
    <w:p w:rsidR="00000000" w:rsidDel="00000000" w:rsidP="00000000" w:rsidRDefault="00000000" w:rsidRPr="00000000" w14:paraId="0000000C">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hồ sơ/CV, đơn ứng tuyển, file báo cáo thực tập.</w:t>
      </w:r>
    </w:p>
    <w:p w:rsidR="00000000" w:rsidDel="00000000" w:rsidP="00000000" w:rsidRDefault="00000000" w:rsidRPr="00000000" w14:paraId="0000000D">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sửa trạng thái, sửa điểm công ty/trường/tổng.</w:t>
      </w:r>
    </w:p>
    <w:p w:rsidR="00000000" w:rsidDel="00000000" w:rsidP="00000000" w:rsidRDefault="00000000" w:rsidRPr="00000000" w14:paraId="0000000E">
      <w:pPr>
        <w:pStyle w:val="Heading3"/>
        <w:keepNext w:val="0"/>
        <w:keepLines w:val="0"/>
        <w:numPr>
          <w:ilvl w:val="0"/>
          <w:numId w:val="4"/>
        </w:numPr>
        <w:shd w:fill="fcfcfc" w:val="clear"/>
        <w:spacing w:after="120" w:before="280" w:line="300" w:lineRule="auto"/>
        <w:ind w:left="720" w:hanging="360"/>
        <w:rPr>
          <w:rFonts w:ascii="Times New Roman" w:cs="Times New Roman" w:eastAsia="Times New Roman" w:hAnsi="Times New Roman"/>
          <w:b w:val="1"/>
          <w:bCs w:val="1"/>
          <w:sz w:val="26"/>
          <w:szCs w:val="26"/>
        </w:rPr>
      </w:pPr>
      <w:bookmarkStart w:colFirst="0" w:colLast="0" w:name="_yf383wg3ttr9" w:id="3"/>
      <w:bookmarkEnd w:id="3"/>
      <w:r w:rsidDel="00000000" w:rsidR="00000000" w:rsidRPr="00000000">
        <w:rPr>
          <w:rFonts w:ascii="Times New Roman" w:cs="Times New Roman" w:eastAsia="Times New Roman" w:hAnsi="Times New Roman"/>
          <w:b w:val="1"/>
          <w:bCs w:val="1"/>
          <w:color w:val="000000"/>
          <w:sz w:val="26"/>
          <w:szCs w:val="26"/>
          <w:rtl w:val="0"/>
        </w:rPr>
        <w:t xml:space="preserve">Role Doanh nghiệp</w:t>
      </w:r>
    </w:p>
    <w:p w:rsidR="00000000" w:rsidDel="00000000" w:rsidP="00000000" w:rsidRDefault="00000000" w:rsidRPr="00000000" w14:paraId="0000000F">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tuyển đúng người và đánh giá thực tế làm việc.</w:t>
      </w:r>
    </w:p>
    <w:p w:rsidR="00000000" w:rsidDel="00000000" w:rsidP="00000000" w:rsidRDefault="00000000" w:rsidRPr="00000000" w14:paraId="00000010">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trực tiếp:</w:t>
      </w:r>
    </w:p>
    <w:p w:rsidR="00000000" w:rsidDel="00000000" w:rsidP="00000000" w:rsidRDefault="00000000" w:rsidRPr="00000000" w14:paraId="00000011">
      <w:pPr>
        <w:numPr>
          <w:ilvl w:val="0"/>
          <w:numId w:val="99"/>
        </w:numPr>
        <w:pBdr>
          <w:top w:space="0" w:sz="0" w:val="nil"/>
          <w:bottom w:space="0" w:sz="0" w:val="nil"/>
          <w:right w:space="0" w:sz="0" w:val="nil"/>
          <w:between w:space="0" w:sz="0" w:val="nil"/>
        </w:pBdr>
        <w:shd w:fill="fcfcfc" w:val="clear"/>
        <w:spacing w:after="0" w:afterAutospacing="0" w:before="20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tạo/đóng/sửa tin tuyển;</w:t>
      </w:r>
    </w:p>
    <w:p w:rsidR="00000000" w:rsidDel="00000000" w:rsidP="00000000" w:rsidRDefault="00000000" w:rsidRPr="00000000" w14:paraId="00000012">
      <w:pPr>
        <w:numPr>
          <w:ilvl w:val="0"/>
          <w:numId w:val="99"/>
        </w:numPr>
        <w:pBdr>
          <w:top w:space="0" w:sz="0" w:val="nil"/>
          <w:bottom w:space="0" w:sz="0" w:val="nil"/>
          <w:right w:space="0" w:sz="0" w:val="nil"/>
          <w:between w:space="0" w:sz="0" w:val="nil"/>
        </w:pBdr>
        <w:shd w:fill="fcfcfc" w:val="clea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ứng viên nộp đơn;</w:t>
      </w:r>
    </w:p>
    <w:p w:rsidR="00000000" w:rsidDel="00000000" w:rsidP="00000000" w:rsidRDefault="00000000" w:rsidRPr="00000000" w14:paraId="00000013">
      <w:pPr>
        <w:numPr>
          <w:ilvl w:val="0"/>
          <w:numId w:val="99"/>
        </w:numPr>
        <w:pBdr>
          <w:top w:space="0" w:sz="0" w:val="nil"/>
          <w:bottom w:space="0" w:sz="0" w:val="nil"/>
          <w:right w:space="0" w:sz="0" w:val="nil"/>
          <w:between w:space="0" w:sz="0" w:val="nil"/>
        </w:pBdr>
        <w:shd w:fill="fcfcfc" w:val="clea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nhận/từ chối ứng viên;</w:t>
      </w:r>
    </w:p>
    <w:p w:rsidR="00000000" w:rsidDel="00000000" w:rsidP="00000000" w:rsidRDefault="00000000" w:rsidRPr="00000000" w14:paraId="00000014">
      <w:pPr>
        <w:numPr>
          <w:ilvl w:val="0"/>
          <w:numId w:val="99"/>
        </w:numPr>
        <w:pBdr>
          <w:top w:space="0" w:sz="0" w:val="nil"/>
          <w:bottom w:space="0" w:sz="0" w:val="nil"/>
          <w:right w:space="0" w:sz="0" w:val="nil"/>
          <w:between w:space="0" w:sz="0" w:val="nil"/>
        </w:pBdr>
        <w:shd w:fill="fcfcfc" w:val="clear"/>
        <w:spacing w:after="10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điểm thực tập + nhận xét doanh nghiệp.</w:t>
      </w:r>
    </w:p>
    <w:p w:rsidR="00000000" w:rsidDel="00000000" w:rsidP="00000000" w:rsidRDefault="00000000" w:rsidRPr="00000000" w14:paraId="00000015">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job của mình, hồ sơ ứng viên vào job của mình.</w:t>
      </w:r>
    </w:p>
    <w:p w:rsidR="00000000" w:rsidDel="00000000" w:rsidP="00000000" w:rsidRDefault="00000000" w:rsidRPr="00000000" w14:paraId="00000016">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dữ liệu job, trạng thái bước công ty, điểm + nhận xét công ty.</w:t>
      </w:r>
    </w:p>
    <w:p w:rsidR="00000000" w:rsidDel="00000000" w:rsidP="00000000" w:rsidRDefault="00000000" w:rsidRPr="00000000" w14:paraId="00000017">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duyệt học vụ cuối, sửa điểm báo cáo/trường, sửa điểm tổng.</w:t>
      </w:r>
    </w:p>
    <w:p w:rsidR="00000000" w:rsidDel="00000000" w:rsidP="00000000" w:rsidRDefault="00000000" w:rsidRPr="00000000" w14:paraId="00000018">
      <w:pPr>
        <w:pStyle w:val="Heading3"/>
        <w:keepNext w:val="0"/>
        <w:keepLines w:val="0"/>
        <w:numPr>
          <w:ilvl w:val="0"/>
          <w:numId w:val="4"/>
        </w:numPr>
        <w:shd w:fill="fcfcfc" w:val="clear"/>
        <w:spacing w:after="120" w:before="280" w:line="300" w:lineRule="auto"/>
        <w:ind w:left="720" w:hanging="360"/>
        <w:rPr>
          <w:rFonts w:ascii="Times New Roman" w:cs="Times New Roman" w:eastAsia="Times New Roman" w:hAnsi="Times New Roman"/>
          <w:b w:val="1"/>
          <w:bCs w:val="1"/>
          <w:sz w:val="26"/>
          <w:szCs w:val="26"/>
        </w:rPr>
      </w:pPr>
      <w:bookmarkStart w:colFirst="0" w:colLast="0" w:name="_k2k60e53abxj" w:id="4"/>
      <w:bookmarkEnd w:id="4"/>
      <w:r w:rsidDel="00000000" w:rsidR="00000000" w:rsidRPr="00000000">
        <w:rPr>
          <w:rFonts w:ascii="Times New Roman" w:cs="Times New Roman" w:eastAsia="Times New Roman" w:hAnsi="Times New Roman"/>
          <w:b w:val="1"/>
          <w:bCs w:val="1"/>
          <w:color w:val="000000"/>
          <w:sz w:val="26"/>
          <w:szCs w:val="26"/>
          <w:rtl w:val="0"/>
        </w:rPr>
        <w:t xml:space="preserve">Role Giảng viên</w:t>
      </w:r>
    </w:p>
    <w:p w:rsidR="00000000" w:rsidDel="00000000" w:rsidP="00000000" w:rsidRDefault="00000000" w:rsidRPr="00000000" w14:paraId="00000019">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kiểm tra học vụ và xử lý phần học thuật.</w:t>
      </w:r>
    </w:p>
    <w:p w:rsidR="00000000" w:rsidDel="00000000" w:rsidP="00000000" w:rsidRDefault="00000000" w:rsidRPr="00000000" w14:paraId="0000001A">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trực tiếp:</w:t>
      </w:r>
    </w:p>
    <w:p w:rsidR="00000000" w:rsidDel="00000000" w:rsidP="00000000" w:rsidRDefault="00000000" w:rsidRPr="00000000" w14:paraId="0000001B">
      <w:pPr>
        <w:numPr>
          <w:ilvl w:val="0"/>
          <w:numId w:val="14"/>
        </w:numPr>
        <w:pBdr>
          <w:top w:space="0" w:sz="0" w:val="nil"/>
          <w:bottom w:space="0" w:sz="0" w:val="nil"/>
          <w:right w:space="0" w:sz="0" w:val="nil"/>
          <w:between w:space="0" w:sz="0" w:val="nil"/>
        </w:pBdr>
        <w:shd w:fill="fcfcfc" w:val="clear"/>
        <w:spacing w:after="0" w:afterAutospacing="0" w:before="20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trạng thái khi doanh nghiệp đã tiếp nhận;</w:t>
      </w:r>
    </w:p>
    <w:p w:rsidR="00000000" w:rsidDel="00000000" w:rsidP="00000000" w:rsidRDefault="00000000" w:rsidRPr="00000000" w14:paraId="0000001C">
      <w:pPr>
        <w:numPr>
          <w:ilvl w:val="0"/>
          <w:numId w:val="14"/>
        </w:numPr>
        <w:pBdr>
          <w:top w:space="0" w:sz="0" w:val="nil"/>
          <w:bottom w:space="0" w:sz="0" w:val="nil"/>
          <w:right w:space="0" w:sz="0" w:val="nil"/>
          <w:between w:space="0" w:sz="0" w:val="nil"/>
        </w:pBdr>
        <w:shd w:fill="fcfcfc" w:val="clea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duyệt/từ chối cuối ở bước trường;</w:t>
      </w:r>
    </w:p>
    <w:p w:rsidR="00000000" w:rsidDel="00000000" w:rsidP="00000000" w:rsidRDefault="00000000" w:rsidRPr="00000000" w14:paraId="0000001D">
      <w:pPr>
        <w:numPr>
          <w:ilvl w:val="0"/>
          <w:numId w:val="14"/>
        </w:numPr>
        <w:pBdr>
          <w:top w:space="0" w:sz="0" w:val="nil"/>
          <w:bottom w:space="0" w:sz="0" w:val="nil"/>
          <w:right w:space="0" w:sz="0" w:val="nil"/>
          <w:between w:space="0" w:sz="0" w:val="nil"/>
        </w:pBdr>
        <w:shd w:fill="fcfcfc" w:val="clea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báo cáo thực tập;</w:t>
      </w:r>
    </w:p>
    <w:p w:rsidR="00000000" w:rsidDel="00000000" w:rsidP="00000000" w:rsidRDefault="00000000" w:rsidRPr="00000000" w14:paraId="0000001E">
      <w:pPr>
        <w:numPr>
          <w:ilvl w:val="0"/>
          <w:numId w:val="14"/>
        </w:numPr>
        <w:pBdr>
          <w:top w:space="0" w:sz="0" w:val="nil"/>
          <w:bottom w:space="0" w:sz="0" w:val="nil"/>
          <w:right w:space="0" w:sz="0" w:val="nil"/>
          <w:between w:space="0" w:sz="0" w:val="nil"/>
        </w:pBdr>
        <w:shd w:fill="fcfcfc" w:val="clear"/>
        <w:spacing w:after="10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báo cáo gửi lên Admin.</w:t>
      </w:r>
    </w:p>
    <w:p w:rsidR="00000000" w:rsidDel="00000000" w:rsidP="00000000" w:rsidRDefault="00000000" w:rsidRPr="00000000" w14:paraId="0000001F">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đơn đã qua bước doanh nghiệp + dữ liệu liên quan.</w:t>
      </w:r>
    </w:p>
    <w:p w:rsidR="00000000" w:rsidDel="00000000" w:rsidP="00000000" w:rsidRDefault="00000000" w:rsidRPr="00000000" w14:paraId="00000020">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trạng thái bước trường, điểm báo cáo, nhận xét học thuật, trạng thái báo cáo.</w:t>
      </w:r>
    </w:p>
    <w:p w:rsidR="00000000" w:rsidDel="00000000" w:rsidP="00000000" w:rsidRDefault="00000000" w:rsidRPr="00000000" w14:paraId="00000021">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sửa điểm doanh nghiệp đã nộp.</w:t>
      </w:r>
    </w:p>
    <w:p w:rsidR="00000000" w:rsidDel="00000000" w:rsidP="00000000" w:rsidRDefault="00000000" w:rsidRPr="00000000" w14:paraId="00000022">
      <w:pPr>
        <w:pStyle w:val="Heading3"/>
        <w:keepNext w:val="0"/>
        <w:keepLines w:val="0"/>
        <w:numPr>
          <w:ilvl w:val="0"/>
          <w:numId w:val="4"/>
        </w:numPr>
        <w:shd w:fill="fcfcfc" w:val="clear"/>
        <w:spacing w:after="120" w:before="280" w:line="300" w:lineRule="auto"/>
        <w:ind w:left="720" w:hanging="360"/>
        <w:rPr>
          <w:rFonts w:ascii="Times New Roman" w:cs="Times New Roman" w:eastAsia="Times New Roman" w:hAnsi="Times New Roman"/>
          <w:b w:val="1"/>
          <w:bCs w:val="1"/>
          <w:sz w:val="26"/>
          <w:szCs w:val="26"/>
        </w:rPr>
      </w:pPr>
      <w:bookmarkStart w:colFirst="0" w:colLast="0" w:name="_mk7c09men51y" w:id="5"/>
      <w:bookmarkEnd w:id="5"/>
      <w:r w:rsidDel="00000000" w:rsidR="00000000" w:rsidRPr="00000000">
        <w:rPr>
          <w:rFonts w:ascii="Times New Roman" w:cs="Times New Roman" w:eastAsia="Times New Roman" w:hAnsi="Times New Roman"/>
          <w:b w:val="1"/>
          <w:bCs w:val="1"/>
          <w:color w:val="000000"/>
          <w:sz w:val="26"/>
          <w:szCs w:val="26"/>
          <w:rtl w:val="0"/>
        </w:rPr>
        <w:t xml:space="preserve">Role Admin</w:t>
      </w:r>
    </w:p>
    <w:p w:rsidR="00000000" w:rsidDel="00000000" w:rsidP="00000000" w:rsidRDefault="00000000" w:rsidRPr="00000000" w14:paraId="00000023">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kiểm soát vận hành và chốt pháp lý.</w:t>
      </w:r>
    </w:p>
    <w:p w:rsidR="00000000" w:rsidDel="00000000" w:rsidP="00000000" w:rsidRDefault="00000000" w:rsidRPr="00000000" w14:paraId="00000024">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trực tiếp:</w:t>
      </w:r>
    </w:p>
    <w:p w:rsidR="00000000" w:rsidDel="00000000" w:rsidP="00000000" w:rsidRDefault="00000000" w:rsidRPr="00000000" w14:paraId="00000025">
      <w:pPr>
        <w:numPr>
          <w:ilvl w:val="0"/>
          <w:numId w:val="72"/>
        </w:numPr>
        <w:pBdr>
          <w:top w:space="0" w:sz="0" w:val="nil"/>
          <w:bottom w:space="0" w:sz="0" w:val="nil"/>
          <w:right w:space="0" w:sz="0" w:val="nil"/>
          <w:between w:space="0" w:sz="0" w:val="nil"/>
        </w:pBdr>
        <w:shd w:fill="fcfcfc" w:val="clear"/>
        <w:spacing w:after="0" w:afterAutospacing="0" w:before="20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duyệt/từ chối tài khoản doanh nghiệp;</w:t>
      </w:r>
    </w:p>
    <w:p w:rsidR="00000000" w:rsidDel="00000000" w:rsidP="00000000" w:rsidRDefault="00000000" w:rsidRPr="00000000" w14:paraId="00000026">
      <w:pPr>
        <w:numPr>
          <w:ilvl w:val="0"/>
          <w:numId w:val="72"/>
        </w:numPr>
        <w:pBdr>
          <w:top w:space="0" w:sz="0" w:val="nil"/>
          <w:bottom w:space="0" w:sz="0" w:val="nil"/>
          <w:right w:space="0" w:sz="0" w:val="nil"/>
          <w:between w:space="0" w:sz="0" w:val="nil"/>
        </w:pBdr>
        <w:shd w:fill="fcfcfc" w:val="clea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kỳ thực tập;</w:t>
      </w:r>
    </w:p>
    <w:p w:rsidR="00000000" w:rsidDel="00000000" w:rsidP="00000000" w:rsidRDefault="00000000" w:rsidRPr="00000000" w14:paraId="00000027">
      <w:pPr>
        <w:numPr>
          <w:ilvl w:val="0"/>
          <w:numId w:val="72"/>
        </w:numPr>
        <w:pBdr>
          <w:top w:space="0" w:sz="0" w:val="nil"/>
          <w:bottom w:space="0" w:sz="0" w:val="nil"/>
          <w:right w:space="0" w:sz="0" w:val="nil"/>
          <w:between w:space="0" w:sz="0" w:val="nil"/>
        </w:pBdr>
        <w:shd w:fill="fcfcfc" w:val="clea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đối tác chiến lược;</w:t>
      </w:r>
    </w:p>
    <w:p w:rsidR="00000000" w:rsidDel="00000000" w:rsidP="00000000" w:rsidRDefault="00000000" w:rsidRPr="00000000" w14:paraId="00000028">
      <w:pPr>
        <w:numPr>
          <w:ilvl w:val="0"/>
          <w:numId w:val="72"/>
        </w:numPr>
        <w:pBdr>
          <w:top w:space="0" w:sz="0" w:val="nil"/>
          <w:bottom w:space="0" w:sz="0" w:val="nil"/>
          <w:right w:space="0" w:sz="0" w:val="nil"/>
          <w:between w:space="0" w:sz="0" w:val="nil"/>
        </w:pBdr>
        <w:shd w:fill="fcfcfc" w:val="clear"/>
        <w:spacing w:after="10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số liệu và chốt kết quả cuối.</w:t>
      </w:r>
    </w:p>
    <w:p w:rsidR="00000000" w:rsidDel="00000000" w:rsidP="00000000" w:rsidRDefault="00000000" w:rsidRPr="00000000" w14:paraId="00000029">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toàn bộ dữ liệu nghiệp vụ chính.</w:t>
      </w:r>
    </w:p>
    <w:p w:rsidR="00000000" w:rsidDel="00000000" w:rsidP="00000000" w:rsidRDefault="00000000" w:rsidRPr="00000000" w14:paraId="0000002A">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trạng thái duyệt doanh nghiệp, cấu hình kỳ, cờ đối tác, trạng thái chốt cuối.</w:t>
      </w:r>
    </w:p>
    <w:p w:rsidR="00000000" w:rsidDel="00000000" w:rsidP="00000000" w:rsidRDefault="00000000" w:rsidRPr="00000000" w14:paraId="0000002B">
      <w:pPr>
        <w:pBdr>
          <w:top w:space="0" w:sz="0" w:val="nil"/>
          <w:bottom w:space="0" w:sz="0" w:val="nil"/>
          <w:right w:space="0" w:sz="0" w:val="nil"/>
          <w:between w:space="0" w:sz="0" w:val="nil"/>
        </w:pBdr>
        <w:shd w:fill="fcfcfc" w:val="clea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bỏ qua quy trình để sửa tay kết quả không có log/quy trình.</w:t>
      </w:r>
    </w:p>
    <w:p w:rsidR="00000000" w:rsidDel="00000000" w:rsidP="00000000" w:rsidRDefault="00000000" w:rsidRPr="00000000" w14:paraId="0000002C">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8o4lq03i6efi"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 module chung</w:t>
      </w:r>
      <w:r w:rsidDel="00000000" w:rsidR="00000000" w:rsidRPr="00000000">
        <w:rPr>
          <w:rtl w:val="0"/>
        </w:rPr>
      </w:r>
    </w:p>
    <w:p w:rsidR="00000000" w:rsidDel="00000000" w:rsidP="00000000" w:rsidRDefault="00000000" w:rsidRPr="00000000" w14:paraId="0000002E">
      <w:pPr>
        <w:ind w:left="720" w:firstLine="0"/>
        <w:rPr>
          <w:sz w:val="26"/>
          <w:szCs w:val="26"/>
          <w:highlight w:val="green"/>
        </w:rPr>
      </w:pPr>
      <w:r w:rsidDel="00000000" w:rsidR="00000000" w:rsidRPr="00000000">
        <w:rPr>
          <w:sz w:val="26"/>
          <w:szCs w:val="26"/>
          <w:highlight w:val="green"/>
          <w:rtl w:val="0"/>
        </w:rPr>
        <w:t xml:space="preserve">YÊU CẦU KHI GỬI MAIL ĐỀU PHẢI ĐÍNH KÈM ĐƯỜNG DẪN WEB</w:t>
      </w:r>
    </w:p>
    <w:p w:rsidR="00000000" w:rsidDel="00000000" w:rsidP="00000000" w:rsidRDefault="00000000" w:rsidRPr="00000000" w14:paraId="0000002F">
      <w:pPr>
        <w:ind w:left="720" w:firstLine="0"/>
        <w:rPr>
          <w:sz w:val="26"/>
          <w:szCs w:val="26"/>
          <w:highlight w:val="green"/>
        </w:rPr>
      </w:pPr>
      <w:r w:rsidDel="00000000" w:rsidR="00000000" w:rsidRPr="00000000">
        <w:rPr>
          <w:sz w:val="26"/>
          <w:szCs w:val="26"/>
          <w:highlight w:val="green"/>
          <w:rtl w:val="0"/>
        </w:rPr>
        <w:t xml:space="preserve">LƯU Ý: NGÀNH/KHOA/LĨNH VỰC LÀ MỘT NHƯNG DN THÌ SỬ DỤNG LÀ “LĨNH VỰC”, SV-GV THÌ SỬ DỤNG LÀ “NGÀNH/KHOA”</w:t>
      </w:r>
    </w:p>
    <w:p w:rsidR="00000000" w:rsidDel="00000000" w:rsidP="00000000" w:rsidRDefault="00000000" w:rsidRPr="00000000" w14:paraId="00000030">
      <w:pPr>
        <w:numPr>
          <w:ilvl w:val="0"/>
          <w:numId w:val="54"/>
        </w:numPr>
        <w:ind w:left="720" w:hanging="360"/>
        <w:rPr>
          <w:highlight w:val="yellow"/>
        </w:rPr>
      </w:pPr>
      <w:r w:rsidDel="00000000" w:rsidR="00000000" w:rsidRPr="00000000">
        <w:rPr>
          <w:highlight w:val="yellow"/>
          <w:rtl w:val="0"/>
        </w:rPr>
        <w:t xml:space="preserve">Màn hình “Đăng nhập”:</w:t>
      </w:r>
    </w:p>
    <w:p w:rsidR="00000000" w:rsidDel="00000000" w:rsidP="00000000" w:rsidRDefault="00000000" w:rsidRPr="00000000" w14:paraId="00000031">
      <w:pPr>
        <w:numPr>
          <w:ilvl w:val="0"/>
          <w:numId w:val="12"/>
        </w:numPr>
        <w:ind w:left="1440" w:hanging="360"/>
      </w:pPr>
      <w:r w:rsidDel="00000000" w:rsidR="00000000" w:rsidRPr="00000000">
        <w:rPr>
          <w:rtl w:val="0"/>
        </w:rPr>
        <w:t xml:space="preserve">Giảng viên/Sinh viên đăng nhập theo tài khoản admin cung cấp</w:t>
      </w:r>
    </w:p>
    <w:p w:rsidR="00000000" w:rsidDel="00000000" w:rsidP="00000000" w:rsidRDefault="00000000" w:rsidRPr="00000000" w14:paraId="00000032">
      <w:pPr>
        <w:numPr>
          <w:ilvl w:val="0"/>
          <w:numId w:val="12"/>
        </w:numPr>
        <w:ind w:left="1440" w:hanging="360"/>
      </w:pPr>
      <w:r w:rsidDel="00000000" w:rsidR="00000000" w:rsidRPr="00000000">
        <w:rPr>
          <w:rtl w:val="0"/>
        </w:rPr>
        <w:t xml:space="preserve">Doanh nghiệp phải đăng ký tài khoản </w:t>
      </w:r>
    </w:p>
    <w:p w:rsidR="00000000" w:rsidDel="00000000" w:rsidP="00000000" w:rsidRDefault="00000000" w:rsidRPr="00000000" w14:paraId="00000033">
      <w:pPr>
        <w:numPr>
          <w:ilvl w:val="0"/>
          <w:numId w:val="12"/>
        </w:numPr>
        <w:ind w:left="1440" w:hanging="360"/>
      </w:pPr>
      <w:r w:rsidDel="00000000" w:rsidR="00000000" w:rsidRPr="00000000">
        <w:rPr>
          <w:rtl w:val="0"/>
        </w:rPr>
        <w:t xml:space="preserve">Yêu cầu màn hình đăng nhập gồm có:</w:t>
      </w:r>
    </w:p>
    <w:p w:rsidR="00000000" w:rsidDel="00000000" w:rsidP="00000000" w:rsidRDefault="00000000" w:rsidRPr="00000000" w14:paraId="0000003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35">
            <w:pPr>
              <w:widowControl w:val="0"/>
              <w:spacing w:line="240" w:lineRule="auto"/>
              <w:jc w:val="center"/>
              <w:rPr>
                <w:b w:val="1"/>
                <w:bCs w:val="1"/>
              </w:rPr>
            </w:pPr>
            <w:r w:rsidDel="00000000" w:rsidR="00000000" w:rsidRPr="00000000">
              <w:rPr>
                <w:b w:val="1"/>
                <w:bCs w:val="1"/>
                <w:rtl w:val="0"/>
              </w:rPr>
              <w:t xml:space="preserve">Objects</w:t>
            </w:r>
          </w:p>
        </w:tc>
        <w:tc>
          <w:tcPr/>
          <w:p w:rsidR="00000000" w:rsidDel="00000000" w:rsidP="00000000" w:rsidRDefault="00000000" w:rsidRPr="00000000" w14:paraId="00000036">
            <w:pPr>
              <w:widowControl w:val="0"/>
              <w:spacing w:line="240" w:lineRule="auto"/>
              <w:jc w:val="center"/>
              <w:rPr>
                <w:b w:val="1"/>
                <w:bCs w:val="1"/>
              </w:rPr>
            </w:pPr>
            <w:r w:rsidDel="00000000" w:rsidR="00000000" w:rsidRPr="00000000">
              <w:rPr>
                <w:b w:val="1"/>
                <w:bCs w:val="1"/>
                <w:rtl w:val="0"/>
              </w:rPr>
              <w:t xml:space="preserve">Yêu cầu</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Textbox[ email]</w:t>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Validate bỏ trống, nhập thông tin không tồn tại trong hệ thống, nhập thông tin thuộc tài khoản bị khóa</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Textbox[Mật khẩu]</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Validate bỏ trống, nhập sai mật khẩu</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Button[Đăng nhập]</w:t>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Thành công thì hiển thị thông báo, điều hướng đến màn hình </w:t>
            </w:r>
          </w:p>
          <w:p w:rsidR="00000000" w:rsidDel="00000000" w:rsidP="00000000" w:rsidRDefault="00000000" w:rsidRPr="00000000" w14:paraId="0000003D">
            <w:pPr>
              <w:widowControl w:val="0"/>
              <w:numPr>
                <w:ilvl w:val="0"/>
                <w:numId w:val="8"/>
              </w:numPr>
              <w:spacing w:line="240" w:lineRule="auto"/>
              <w:ind w:left="720" w:hanging="360"/>
            </w:pPr>
            <w:r w:rsidDel="00000000" w:rsidR="00000000" w:rsidRPr="00000000">
              <w:rPr>
                <w:rtl w:val="0"/>
              </w:rPr>
              <w:t xml:space="preserve">Dashboard ứng với phân quyền của admin</w:t>
            </w:r>
          </w:p>
          <w:p w:rsidR="00000000" w:rsidDel="00000000" w:rsidP="00000000" w:rsidRDefault="00000000" w:rsidRPr="00000000" w14:paraId="0000003E">
            <w:pPr>
              <w:widowControl w:val="0"/>
              <w:numPr>
                <w:ilvl w:val="0"/>
                <w:numId w:val="8"/>
              </w:numPr>
              <w:spacing w:line="240" w:lineRule="auto"/>
              <w:ind w:left="720" w:hanging="360"/>
            </w:pPr>
            <w:r w:rsidDel="00000000" w:rsidR="00000000" w:rsidRPr="00000000">
              <w:rPr>
                <w:rtl w:val="0"/>
              </w:rPr>
              <w:t xml:space="preserve">Thông tin cá nhân ứng với phân quyền của GVHD</w:t>
            </w:r>
          </w:p>
          <w:p w:rsidR="00000000" w:rsidDel="00000000" w:rsidP="00000000" w:rsidRDefault="00000000" w:rsidRPr="00000000" w14:paraId="0000003F">
            <w:pPr>
              <w:widowControl w:val="0"/>
              <w:numPr>
                <w:ilvl w:val="0"/>
                <w:numId w:val="8"/>
              </w:numPr>
              <w:spacing w:line="240" w:lineRule="auto"/>
              <w:ind w:left="720" w:hanging="360"/>
            </w:pPr>
            <w:r w:rsidDel="00000000" w:rsidR="00000000" w:rsidRPr="00000000">
              <w:rPr>
                <w:rtl w:val="0"/>
              </w:rPr>
              <w:t xml:space="preserve">Thông tin doanh nghiệp ứng với phân quyền của DN</w:t>
            </w:r>
          </w:p>
          <w:p w:rsidR="00000000" w:rsidDel="00000000" w:rsidP="00000000" w:rsidRDefault="00000000" w:rsidRPr="00000000" w14:paraId="00000040">
            <w:pPr>
              <w:widowControl w:val="0"/>
              <w:numPr>
                <w:ilvl w:val="0"/>
                <w:numId w:val="8"/>
              </w:numPr>
              <w:spacing w:line="240" w:lineRule="auto"/>
              <w:ind w:left="720" w:hanging="360"/>
            </w:pPr>
            <w:r w:rsidDel="00000000" w:rsidR="00000000" w:rsidRPr="00000000">
              <w:rPr>
                <w:rtl w:val="0"/>
              </w:rPr>
              <w:t xml:space="preserve">Hồ sơ cá nhân ứng với phân quyền của SV</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Link “Quên mật khẩu?”</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Điều hướng đến màn hình “Quên mật khẩu?”</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Link “Đăng ký doanh nghiệp”</w:t>
            </w:r>
          </w:p>
        </w:tc>
        <w:tc>
          <w:tcPr/>
          <w:p w:rsidR="00000000" w:rsidDel="00000000" w:rsidP="00000000" w:rsidRDefault="00000000" w:rsidRPr="00000000" w14:paraId="00000044">
            <w:pPr>
              <w:widowControl w:val="0"/>
              <w:spacing w:line="240" w:lineRule="auto"/>
              <w:rPr/>
            </w:pPr>
            <w:r w:rsidDel="00000000" w:rsidR="00000000" w:rsidRPr="00000000">
              <w:rPr>
                <w:rtl w:val="0"/>
              </w:rPr>
              <w:t xml:space="preserve">Điều hướng đến màn hình “Đăng ký doanh nghiệp”</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54"/>
        </w:numPr>
        <w:ind w:left="720" w:hanging="360"/>
        <w:rPr>
          <w:highlight w:val="yellow"/>
        </w:rPr>
      </w:pPr>
      <w:r w:rsidDel="00000000" w:rsidR="00000000" w:rsidRPr="00000000">
        <w:rPr>
          <w:highlight w:val="yellow"/>
          <w:rtl w:val="0"/>
        </w:rPr>
        <w:t xml:space="preserve">Màn hình “Đăng ký doanh nghiệp”</w:t>
      </w:r>
    </w:p>
    <w:p w:rsidR="00000000" w:rsidDel="00000000" w:rsidP="00000000" w:rsidRDefault="00000000" w:rsidRPr="00000000" w14:paraId="00000047">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48">
            <w:pPr>
              <w:widowControl w:val="0"/>
              <w:spacing w:line="240" w:lineRule="auto"/>
              <w:jc w:val="center"/>
              <w:rPr>
                <w:b w:val="1"/>
                <w:bCs w:val="1"/>
              </w:rPr>
            </w:pPr>
            <w:r w:rsidDel="00000000" w:rsidR="00000000" w:rsidRPr="00000000">
              <w:rPr>
                <w:b w:val="1"/>
                <w:bCs w:val="1"/>
                <w:rtl w:val="0"/>
              </w:rPr>
              <w:t xml:space="preserve">Objects</w:t>
            </w:r>
          </w:p>
        </w:tc>
        <w:tc>
          <w:tcPr/>
          <w:p w:rsidR="00000000" w:rsidDel="00000000" w:rsidP="00000000" w:rsidRDefault="00000000" w:rsidRPr="00000000" w14:paraId="00000049">
            <w:pPr>
              <w:widowControl w:val="0"/>
              <w:spacing w:line="240" w:lineRule="auto"/>
              <w:jc w:val="center"/>
              <w:rPr>
                <w:b w:val="1"/>
                <w:bCs w:val="1"/>
              </w:rPr>
            </w:pPr>
            <w:r w:rsidDel="00000000" w:rsidR="00000000" w:rsidRPr="00000000">
              <w:rPr>
                <w:b w:val="1"/>
                <w:bCs w:val="1"/>
                <w:rtl w:val="0"/>
              </w:rPr>
              <w:t xml:space="preserve">Yêu cầu</w:t>
            </w:r>
          </w:p>
        </w:tc>
      </w:tr>
      <w:tr>
        <w:trPr>
          <w:cantSplit w:val="0"/>
          <w:tblHeader w:val="0"/>
        </w:trPr>
        <w:tc>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Thông tin doanh nghiệp</w:t>
            </w:r>
          </w:p>
        </w:tc>
        <w:tc>
          <w:tcPr/>
          <w:p w:rsidR="00000000" w:rsidDel="00000000" w:rsidP="00000000" w:rsidRDefault="00000000" w:rsidRPr="00000000" w14:paraId="0000004B">
            <w:pPr>
              <w:widowControl w:val="0"/>
              <w:spacing w:line="240"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Textbox[Tên doanh nghiệp]</w:t>
            </w:r>
          </w:p>
        </w:tc>
        <w:tc>
          <w:tcPr/>
          <w:p w:rsidR="00000000" w:rsidDel="00000000" w:rsidP="00000000" w:rsidRDefault="00000000" w:rsidRPr="00000000" w14:paraId="0000004D">
            <w:pPr>
              <w:widowControl w:val="0"/>
              <w:numPr>
                <w:ilvl w:val="0"/>
                <w:numId w:val="96"/>
              </w:numPr>
              <w:spacing w:line="240" w:lineRule="auto"/>
              <w:ind w:left="720" w:hanging="360"/>
            </w:pPr>
            <w:r w:rsidDel="00000000" w:rsidR="00000000" w:rsidRPr="00000000">
              <w:rPr>
                <w:rtl w:val="0"/>
              </w:rPr>
              <w:t xml:space="preserve">Trường bắt buộc, có độ dài từ 1-255 ký tự, validate không được trùng tên doanh nghiệp đã tồn tại trong hệ thống</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Textbox[Mã số thuế]</w:t>
            </w:r>
          </w:p>
        </w:tc>
        <w:tc>
          <w:tcPr/>
          <w:p w:rsidR="00000000" w:rsidDel="00000000" w:rsidP="00000000" w:rsidRDefault="00000000" w:rsidRPr="00000000" w14:paraId="0000004F">
            <w:pPr>
              <w:widowControl w:val="0"/>
              <w:numPr>
                <w:ilvl w:val="0"/>
                <w:numId w:val="96"/>
              </w:numPr>
              <w:spacing w:line="240" w:lineRule="auto"/>
              <w:ind w:left="720" w:hanging="360"/>
            </w:pPr>
            <w:r w:rsidDel="00000000" w:rsidR="00000000" w:rsidRPr="00000000">
              <w:rPr>
                <w:rtl w:val="0"/>
              </w:rPr>
              <w:t xml:space="preserve">Trường bắt buộc, yêu cầu chỉ được nhập ký tự số, có độ dài từ 10-15 ký tự, validate mã số thuế không được trùng với doanh nghiệp đã tồn tại trong hệ thống</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Multi-select combobox[Lĩnh vực hoạt động]</w:t>
            </w:r>
          </w:p>
        </w:tc>
        <w:tc>
          <w:tcPr/>
          <w:p w:rsidR="00000000" w:rsidDel="00000000" w:rsidP="00000000" w:rsidRDefault="00000000" w:rsidRPr="00000000" w14:paraId="00000051">
            <w:pPr>
              <w:widowControl w:val="0"/>
              <w:numPr>
                <w:ilvl w:val="0"/>
                <w:numId w:val="35"/>
              </w:numPr>
              <w:spacing w:line="240" w:lineRule="auto"/>
              <w:ind w:left="720" w:hanging="360"/>
            </w:pPr>
            <w:r w:rsidDel="00000000" w:rsidR="00000000" w:rsidRPr="00000000">
              <w:rPr>
                <w:rtl w:val="0"/>
              </w:rPr>
              <w:t xml:space="preserve">Trường bắt buộc, cho phép chọn nhiều lĩnh vực</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Địa chỉ trụ sở chính</w:t>
            </w:r>
          </w:p>
        </w:tc>
        <w:tc>
          <w:tcPr/>
          <w:p w:rsidR="00000000" w:rsidDel="00000000" w:rsidP="00000000" w:rsidRDefault="00000000" w:rsidRPr="00000000" w14:paraId="00000053">
            <w:pPr>
              <w:widowControl w:val="0"/>
              <w:numPr>
                <w:ilvl w:val="0"/>
                <w:numId w:val="11"/>
              </w:numPr>
              <w:spacing w:line="240" w:lineRule="auto"/>
              <w:ind w:left="720" w:hanging="360"/>
            </w:pPr>
            <w:r w:rsidDel="00000000" w:rsidR="00000000" w:rsidRPr="00000000">
              <w:rPr>
                <w:rtl w:val="0"/>
              </w:rPr>
              <w:t xml:space="preserve">Bổ sung thêm textbox[Địa chỉ chi tiết]: chỉ được nhập ký tự chữ, số và các ký tự khoảng cách thông dụng, k được nhập ký tự đặc biệt, có độ dài từ 1-255 ký tự</w:t>
            </w:r>
          </w:p>
          <w:p w:rsidR="00000000" w:rsidDel="00000000" w:rsidP="00000000" w:rsidRDefault="00000000" w:rsidRPr="00000000" w14:paraId="00000054">
            <w:pPr>
              <w:widowControl w:val="0"/>
              <w:numPr>
                <w:ilvl w:val="0"/>
                <w:numId w:val="11"/>
              </w:numPr>
              <w:spacing w:line="240" w:lineRule="auto"/>
              <w:ind w:left="720" w:hanging="360"/>
            </w:pPr>
            <w:r w:rsidDel="00000000" w:rsidR="00000000" w:rsidRPr="00000000">
              <w:rPr/>
              <w:drawing>
                <wp:inline distB="114300" distT="114300" distL="114300" distR="114300">
                  <wp:extent cx="2071688" cy="46359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71688" cy="46359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numPr>
                <w:ilvl w:val="0"/>
                <w:numId w:val="11"/>
              </w:numPr>
              <w:spacing w:line="240" w:lineRule="auto"/>
              <w:ind w:left="720" w:hanging="360"/>
            </w:pPr>
            <w:r w:rsidDel="00000000" w:rsidR="00000000" w:rsidRPr="00000000">
              <w:rPr>
                <w:rtl w:val="0"/>
              </w:rPr>
              <w:t xml:space="preserve">Lưu ý địa chỉ trên là địa chỉ sau khi xác nhập(có thể để địa chỉ trước xác nhập)</w:t>
            </w:r>
          </w:p>
          <w:p w:rsidR="00000000" w:rsidDel="00000000" w:rsidP="00000000" w:rsidRDefault="00000000" w:rsidRPr="00000000" w14:paraId="00000056">
            <w:pPr>
              <w:widowControl w:val="0"/>
              <w:numPr>
                <w:ilvl w:val="0"/>
                <w:numId w:val="11"/>
              </w:numPr>
              <w:spacing w:line="240" w:lineRule="auto"/>
              <w:ind w:left="720" w:hanging="360"/>
            </w:pPr>
            <w:r w:rsidDel="00000000" w:rsidR="00000000" w:rsidRPr="00000000">
              <w:rPr>
                <w:rtl w:val="0"/>
              </w:rPr>
              <w:t xml:space="preserve">Textbox[Tỉnh thành, phường xã] là combobox, lấy dữ liệu từ api</w:t>
            </w:r>
          </w:p>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File đính kèm[Giấy phép kinh doanh]</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Trường bắt buộc, định dạng là file docs hoặc pdf hoặc file ảnh</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Image[Logo công ty]</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Trường bắt buộc, định dạng là file ảnh</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Textbox[Website(nếu có)]</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Trường k bắt buộc</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Textarea[Giới thiệu(nếu có)]</w:t>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Trường k bắt buộc</w:t>
            </w:r>
          </w:p>
        </w:tc>
      </w:tr>
      <w:tr>
        <w:trPr>
          <w:cantSplit w:val="0"/>
          <w:tblHeader w:val="0"/>
        </w:trPr>
        <w:tc>
          <w:tcPr/>
          <w:p w:rsidR="00000000" w:rsidDel="00000000" w:rsidP="00000000" w:rsidRDefault="00000000" w:rsidRPr="00000000" w14:paraId="00000060">
            <w:pPr>
              <w:rPr>
                <w:b w:val="1"/>
                <w:bCs w:val="1"/>
              </w:rPr>
            </w:pPr>
            <w:r w:rsidDel="00000000" w:rsidR="00000000" w:rsidRPr="00000000">
              <w:rPr>
                <w:b w:val="1"/>
                <w:bCs w:val="1"/>
                <w:rtl w:val="0"/>
              </w:rPr>
              <w:t xml:space="preserve">Thông tin Người đại diện/Liên hệ</w:t>
            </w:r>
          </w:p>
        </w:tc>
        <w:tc>
          <w:tcPr/>
          <w:p w:rsidR="00000000" w:rsidDel="00000000" w:rsidP="00000000" w:rsidRDefault="00000000" w:rsidRPr="00000000" w14:paraId="0000006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Textbox[Họ và tên]</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Trường bắt buộc, chỉ được nhập ký tự chữ, độ dài từ 1-255 ký tự</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Textbox[Chức vụ]</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Trường bắt buộc, chỉ được nhập ký tự chữ, độ dài từ 1-255 ký tự</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Textbox[Số điện thoại] </w:t>
            </w:r>
          </w:p>
        </w:tc>
        <w:tc>
          <w:tcPr/>
          <w:p w:rsidR="00000000" w:rsidDel="00000000" w:rsidP="00000000" w:rsidRDefault="00000000" w:rsidRPr="00000000" w14:paraId="00000067">
            <w:pPr>
              <w:widowControl w:val="0"/>
              <w:spacing w:line="240" w:lineRule="auto"/>
              <w:rPr/>
            </w:pPr>
            <w:r w:rsidDel="00000000" w:rsidR="00000000" w:rsidRPr="00000000">
              <w:rPr>
                <w:rtl w:val="0"/>
              </w:rPr>
              <w:t xml:space="preserve">Trường bắt buộc, chỉ được nhập ký tự số, độ dài từ 8-12 ký tự</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Textbox[Email]</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Trường bắt buộc, chỉ chập nhận email có định dạng “example@domain.com”</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Button[Đăng ký]</w:t>
            </w:r>
          </w:p>
        </w:tc>
        <w:tc>
          <w:tcPr/>
          <w:p w:rsidR="00000000" w:rsidDel="00000000" w:rsidP="00000000" w:rsidRDefault="00000000" w:rsidRPr="00000000" w14:paraId="0000006B">
            <w:pPr>
              <w:widowControl w:val="0"/>
              <w:numPr>
                <w:ilvl w:val="0"/>
                <w:numId w:val="10"/>
              </w:numPr>
              <w:spacing w:line="240" w:lineRule="auto"/>
              <w:ind w:left="720" w:hanging="360"/>
            </w:pPr>
            <w:r w:rsidDel="00000000" w:rsidR="00000000" w:rsidRPr="00000000">
              <w:rPr>
                <w:rtl w:val="0"/>
              </w:rPr>
              <w:t xml:space="preserve">Đăng ký thành công điều hướng đến màn hình “Chờ phê duyệt yêu cầu đăng ký doanh nghiệp”</w:t>
            </w:r>
          </w:p>
        </w:tc>
      </w:tr>
      <w:tr>
        <w:trPr>
          <w:cantSplit w:val="0"/>
          <w:tblHeader w:val="0"/>
        </w:trPr>
        <w:tc>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Màn hình “Chờ phê duyệt yêu cầu đăng ký doanh nghiệp”</w:t>
            </w:r>
          </w:p>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widowControl w:val="0"/>
              <w:numPr>
                <w:ilvl w:val="0"/>
                <w:numId w:val="77"/>
              </w:numPr>
              <w:spacing w:line="240" w:lineRule="auto"/>
              <w:ind w:left="720" w:hanging="360"/>
            </w:pPr>
            <w:r w:rsidDel="00000000" w:rsidR="00000000" w:rsidRPr="00000000">
              <w:rPr>
                <w:rtl w:val="0"/>
              </w:rPr>
              <w:t xml:space="preserve">Hiển thị nội dung: “Phòng đào tạo xét duyệt yêu cầu đăng ký qua email trong vòng 24h, vui lòng chú ý kiểm tra hòm thư trong thời gian tới”</w:t>
            </w:r>
          </w:p>
        </w:tc>
      </w:tr>
      <w:tr>
        <w:trPr>
          <w:cantSplit w:val="0"/>
          <w:tblHeader w:val="0"/>
        </w:trPr>
        <w:tc>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Email thành công</w:t>
            </w:r>
          </w:p>
        </w:tc>
        <w:tc>
          <w:tcPr/>
          <w:p w:rsidR="00000000" w:rsidDel="00000000" w:rsidP="00000000" w:rsidRDefault="00000000" w:rsidRPr="00000000" w14:paraId="00000070">
            <w:pPr>
              <w:widowControl w:val="0"/>
              <w:spacing w:after="240" w:before="240" w:line="240" w:lineRule="auto"/>
              <w:rPr/>
            </w:pPr>
            <w:r w:rsidDel="00000000" w:rsidR="00000000" w:rsidRPr="00000000">
              <w:rPr>
                <w:b w:val="1"/>
                <w:bCs w:val="1"/>
                <w:rtl w:val="0"/>
              </w:rPr>
              <w:t xml:space="preserve">Tiêu đề:</w:t>
            </w:r>
            <w:r w:rsidDel="00000000" w:rsidR="00000000" w:rsidRPr="00000000">
              <w:rPr>
                <w:rtl w:val="0"/>
              </w:rPr>
              <w:t xml:space="preserve"> Phòng đào tạo Trường Đại học GTVT - Thông báo phê duyệt tài khoản kết nối thực tập thành công</w:t>
            </w:r>
          </w:p>
          <w:p w:rsidR="00000000" w:rsidDel="00000000" w:rsidP="00000000" w:rsidRDefault="00000000" w:rsidRPr="00000000" w14:paraId="00000071">
            <w:pPr>
              <w:widowControl w:val="0"/>
              <w:spacing w:after="240" w:before="240" w:line="240" w:lineRule="auto"/>
              <w:rPr>
                <w:b w:val="1"/>
                <w:bCs w:val="1"/>
              </w:rPr>
            </w:pPr>
            <w:r w:rsidDel="00000000" w:rsidR="00000000" w:rsidRPr="00000000">
              <w:rPr>
                <w:b w:val="1"/>
                <w:bCs w:val="1"/>
                <w:rtl w:val="0"/>
              </w:rPr>
              <w:t xml:space="preserve">Kính gửi Quý Doanh nghiệp,</w:t>
            </w:r>
          </w:p>
          <w:p w:rsidR="00000000" w:rsidDel="00000000" w:rsidP="00000000" w:rsidRDefault="00000000" w:rsidRPr="00000000" w14:paraId="00000072">
            <w:pPr>
              <w:widowControl w:val="0"/>
              <w:spacing w:after="240" w:before="240" w:line="240" w:lineRule="auto"/>
              <w:rPr/>
            </w:pPr>
            <w:r w:rsidDel="00000000" w:rsidR="00000000" w:rsidRPr="00000000">
              <w:rPr>
                <w:rtl w:val="0"/>
              </w:rPr>
              <w:t xml:space="preserve">Thay mặt Phòng đào tạo Trường Đại học GTVT, chúng tôi xin trân trọng thông báo hồ sơ đăng ký tham gia hệ thống Quản lý thực tập của Quý doanh nghiệp đã được phê duyệt thành công.</w:t>
            </w:r>
          </w:p>
          <w:p w:rsidR="00000000" w:rsidDel="00000000" w:rsidP="00000000" w:rsidRDefault="00000000" w:rsidRPr="00000000" w14:paraId="00000073">
            <w:pPr>
              <w:widowControl w:val="0"/>
              <w:spacing w:after="240" w:before="240" w:line="240" w:lineRule="auto"/>
              <w:rPr/>
            </w:pPr>
            <w:r w:rsidDel="00000000" w:rsidR="00000000" w:rsidRPr="00000000">
              <w:rPr>
                <w:rtl w:val="0"/>
              </w:rPr>
              <w:t xml:space="preserve">Kể từ bây giờ, Quý doanh nghiệp có thể đăng nhập vào hệ thống để đăng tin tuyển dụng thực tập sinh, quản lý hồ sơ sinh viên ứng tuyển và theo dõi quá trình thực tập của sinh viên tại đơn vị.</w:t>
            </w:r>
          </w:p>
          <w:p w:rsidR="00000000" w:rsidDel="00000000" w:rsidP="00000000" w:rsidRDefault="00000000" w:rsidRPr="00000000" w14:paraId="00000074">
            <w:pPr>
              <w:widowControl w:val="0"/>
              <w:spacing w:after="240" w:before="240" w:line="240" w:lineRule="auto"/>
              <w:rPr/>
            </w:pPr>
            <w:r w:rsidDel="00000000" w:rsidR="00000000" w:rsidRPr="00000000">
              <w:rPr>
                <w:rtl w:val="0"/>
              </w:rPr>
              <w:t xml:space="preserve">Thông tin đăng nhập của Quý doanh nghiệp như sau:</w:t>
            </w:r>
          </w:p>
          <w:p w:rsidR="00000000" w:rsidDel="00000000" w:rsidP="00000000" w:rsidRDefault="00000000" w:rsidRPr="00000000" w14:paraId="00000075">
            <w:pPr>
              <w:widowControl w:val="0"/>
              <w:numPr>
                <w:ilvl w:val="0"/>
                <w:numId w:val="40"/>
              </w:numPr>
              <w:spacing w:after="0" w:afterAutospacing="0" w:before="240" w:line="240" w:lineRule="auto"/>
              <w:ind w:left="720" w:hanging="360"/>
            </w:pPr>
            <w:r w:rsidDel="00000000" w:rsidR="00000000" w:rsidRPr="00000000">
              <w:rPr>
                <w:b w:val="1"/>
                <w:bCs w:val="1"/>
                <w:rtl w:val="0"/>
              </w:rPr>
              <w:t xml:space="preserve">Địa chỉ hệ thống:</w:t>
            </w:r>
            <w:r w:rsidDel="00000000" w:rsidR="00000000" w:rsidRPr="00000000">
              <w:rPr>
                <w:rtl w:val="0"/>
              </w:rPr>
              <w:t xml:space="preserve"> [Link website hệ thống]</w:t>
            </w:r>
          </w:p>
          <w:p w:rsidR="00000000" w:rsidDel="00000000" w:rsidP="00000000" w:rsidRDefault="00000000" w:rsidRPr="00000000" w14:paraId="00000076">
            <w:pPr>
              <w:widowControl w:val="0"/>
              <w:numPr>
                <w:ilvl w:val="0"/>
                <w:numId w:val="40"/>
              </w:numPr>
              <w:spacing w:after="0" w:afterAutospacing="0" w:before="0" w:beforeAutospacing="0" w:line="240" w:lineRule="auto"/>
              <w:ind w:left="720" w:hanging="360"/>
            </w:pPr>
            <w:r w:rsidDel="00000000" w:rsidR="00000000" w:rsidRPr="00000000">
              <w:rPr>
                <w:b w:val="1"/>
                <w:bCs w:val="1"/>
                <w:rtl w:val="0"/>
              </w:rPr>
              <w:t xml:space="preserve">Tên đăng nhập:</w:t>
            </w:r>
            <w:r w:rsidDel="00000000" w:rsidR="00000000" w:rsidRPr="00000000">
              <w:rPr>
                <w:rtl w:val="0"/>
              </w:rPr>
              <w:t xml:space="preserve"> [Email của doanh nghiệp]</w:t>
            </w:r>
          </w:p>
          <w:p w:rsidR="00000000" w:rsidDel="00000000" w:rsidP="00000000" w:rsidRDefault="00000000" w:rsidRPr="00000000" w14:paraId="00000077">
            <w:pPr>
              <w:widowControl w:val="0"/>
              <w:numPr>
                <w:ilvl w:val="0"/>
                <w:numId w:val="40"/>
              </w:numPr>
              <w:spacing w:after="240" w:before="0" w:beforeAutospacing="0" w:line="240" w:lineRule="auto"/>
              <w:ind w:left="720" w:hanging="360"/>
            </w:pPr>
            <w:r w:rsidDel="00000000" w:rsidR="00000000" w:rsidRPr="00000000">
              <w:rPr>
                <w:b w:val="1"/>
                <w:bCs w:val="1"/>
                <w:rtl w:val="0"/>
              </w:rPr>
              <w:t xml:space="preserve">Mật khẩu tạm thời: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[Mật khẩu tự sinh hoặc Mã số thuế]</w:t>
            </w:r>
          </w:p>
          <w:p w:rsidR="00000000" w:rsidDel="00000000" w:rsidP="00000000" w:rsidRDefault="00000000" w:rsidRPr="00000000" w14:paraId="00000078">
            <w:pPr>
              <w:widowControl w:val="0"/>
              <w:spacing w:after="240" w:before="240" w:line="240" w:lineRule="auto"/>
              <w:rPr>
                <w:b w:val="1"/>
                <w:bCs w:val="1"/>
              </w:rPr>
            </w:pPr>
            <w:r w:rsidDel="00000000" w:rsidR="00000000" w:rsidRPr="00000000">
              <w:rPr>
                <w:b w:val="1"/>
                <w:bCs w:val="1"/>
                <w:rtl w:val="0"/>
              </w:rPr>
              <w:t xml:space="preserve">Lưu ý quan trọng:</w:t>
            </w:r>
          </w:p>
          <w:p w:rsidR="00000000" w:rsidDel="00000000" w:rsidP="00000000" w:rsidRDefault="00000000" w:rsidRPr="00000000" w14:paraId="00000079">
            <w:pPr>
              <w:widowControl w:val="0"/>
              <w:numPr>
                <w:ilvl w:val="0"/>
                <w:numId w:val="63"/>
              </w:numPr>
              <w:spacing w:after="0" w:afterAutospacing="0" w:before="240" w:line="240" w:lineRule="auto"/>
              <w:ind w:left="720" w:hanging="360"/>
            </w:pPr>
            <w:r w:rsidDel="00000000" w:rsidR="00000000" w:rsidRPr="00000000">
              <w:rPr>
                <w:rtl w:val="0"/>
              </w:rPr>
              <w:t xml:space="preserve">Để đảm bảo tính bảo mật, Quý doanh nghiệp vui lòng </w:t>
            </w:r>
            <w:r w:rsidDel="00000000" w:rsidR="00000000" w:rsidRPr="00000000">
              <w:rPr>
                <w:b w:val="1"/>
                <w:bCs w:val="1"/>
                <w:rtl w:val="0"/>
              </w:rPr>
              <w:t xml:space="preserve">thay đổi mật khẩu</w:t>
            </w:r>
            <w:r w:rsidDel="00000000" w:rsidR="00000000" w:rsidRPr="00000000">
              <w:rPr>
                <w:rtl w:val="0"/>
              </w:rPr>
              <w:t xml:space="preserve"> ngay trong lần đăng nhập đầu tiên.</w:t>
            </w:r>
          </w:p>
          <w:p w:rsidR="00000000" w:rsidDel="00000000" w:rsidP="00000000" w:rsidRDefault="00000000" w:rsidRPr="00000000" w14:paraId="0000007A">
            <w:pPr>
              <w:widowControl w:val="0"/>
              <w:numPr>
                <w:ilvl w:val="0"/>
                <w:numId w:val="63"/>
              </w:numPr>
              <w:spacing w:after="240" w:before="0" w:beforeAutospacing="0" w:line="240" w:lineRule="auto"/>
              <w:ind w:left="720" w:hanging="360"/>
            </w:pPr>
            <w:r w:rsidDel="00000000" w:rsidR="00000000" w:rsidRPr="00000000">
              <w:rPr>
                <w:rtl w:val="0"/>
              </w:rPr>
              <w:t xml:space="preserve">Quý doanh nghiệp vui lòng cập nhật đầy đủ thông tin hồ sơ và các vị trí tuyển dụng để sinh viên có thể tìm thấy và ứng tuyển.</w:t>
            </w:r>
          </w:p>
          <w:p w:rsidR="00000000" w:rsidDel="00000000" w:rsidP="00000000" w:rsidRDefault="00000000" w:rsidRPr="00000000" w14:paraId="0000007B">
            <w:pPr>
              <w:widowControl w:val="0"/>
              <w:spacing w:after="240" w:before="240" w:line="240" w:lineRule="auto"/>
              <w:rPr/>
            </w:pPr>
            <w:r w:rsidDel="00000000" w:rsidR="00000000" w:rsidRPr="00000000">
              <w:rPr>
                <w:rtl w:val="0"/>
              </w:rPr>
              <w:t xml:space="preserve">Trong quá trình sử dụng hệ thống, nếu gặp bất kỳ khó khăn nào, Quý doanh nghiệp vui lòng liên hệ với chúng tôi qua:</w:t>
            </w:r>
          </w:p>
          <w:p w:rsidR="00000000" w:rsidDel="00000000" w:rsidP="00000000" w:rsidRDefault="00000000" w:rsidRPr="00000000" w14:paraId="0000007C">
            <w:pPr>
              <w:widowControl w:val="0"/>
              <w:numPr>
                <w:ilvl w:val="0"/>
                <w:numId w:val="28"/>
              </w:numPr>
              <w:spacing w:after="0" w:afterAutospacing="0" w:before="240" w:line="240" w:lineRule="auto"/>
              <w:ind w:left="720" w:hanging="360"/>
            </w:pPr>
            <w:r w:rsidDel="00000000" w:rsidR="00000000" w:rsidRPr="00000000">
              <w:rPr>
                <w:b w:val="1"/>
                <w:bCs w:val="1"/>
                <w:rtl w:val="0"/>
              </w:rPr>
              <w:t xml:space="preserve">Email:</w:t>
            </w:r>
            <w:r w:rsidDel="00000000" w:rsidR="00000000" w:rsidRPr="00000000">
              <w:rPr>
                <w:rtl w:val="0"/>
              </w:rPr>
              <w:t xml:space="preserve"> [Email hỗ trợ]</w:t>
            </w:r>
          </w:p>
          <w:p w:rsidR="00000000" w:rsidDel="00000000" w:rsidP="00000000" w:rsidRDefault="00000000" w:rsidRPr="00000000" w14:paraId="0000007D">
            <w:pPr>
              <w:widowControl w:val="0"/>
              <w:numPr>
                <w:ilvl w:val="0"/>
                <w:numId w:val="28"/>
              </w:numPr>
              <w:spacing w:after="240" w:before="0" w:beforeAutospacing="0" w:line="240" w:lineRule="auto"/>
              <w:ind w:left="720" w:hanging="360"/>
            </w:pPr>
            <w:r w:rsidDel="00000000" w:rsidR="00000000" w:rsidRPr="00000000">
              <w:rPr>
                <w:b w:val="1"/>
                <w:bCs w:val="1"/>
                <w:rtl w:val="0"/>
              </w:rPr>
              <w:t xml:space="preserve">Số điện thoại:</w:t>
            </w:r>
            <w:r w:rsidDel="00000000" w:rsidR="00000000" w:rsidRPr="00000000">
              <w:rPr>
                <w:rtl w:val="0"/>
              </w:rPr>
              <w:t xml:space="preserve"> [Số hotline]</w:t>
            </w:r>
          </w:p>
          <w:p w:rsidR="00000000" w:rsidDel="00000000" w:rsidP="00000000" w:rsidRDefault="00000000" w:rsidRPr="00000000" w14:paraId="0000007E">
            <w:pPr>
              <w:widowControl w:val="0"/>
              <w:spacing w:after="240" w:before="240" w:line="240" w:lineRule="auto"/>
              <w:rPr/>
            </w:pPr>
            <w:r w:rsidDel="00000000" w:rsidR="00000000" w:rsidRPr="00000000">
              <w:rPr>
                <w:rtl w:val="0"/>
              </w:rPr>
              <w:t xml:space="preserve">Chúng tôi rất mong đợi sự hợp tác tốt đẹp giữa Quý doanh nghiệp và Nhà trường trong việc đào tạo và phát triển nguồn nhân lực trẻ.</w:t>
            </w:r>
          </w:p>
          <w:p w:rsidR="00000000" w:rsidDel="00000000" w:rsidP="00000000" w:rsidRDefault="00000000" w:rsidRPr="00000000" w14:paraId="0000007F">
            <w:pPr>
              <w:widowControl w:val="0"/>
              <w:spacing w:after="240" w:before="240" w:line="240" w:lineRule="auto"/>
              <w:rPr/>
            </w:pPr>
            <w:r w:rsidDel="00000000" w:rsidR="00000000" w:rsidRPr="00000000">
              <w:rPr>
                <w:rtl w:val="0"/>
              </w:rPr>
              <w:t xml:space="preserve">Trân trọng,</w:t>
            </w:r>
          </w:p>
          <w:p w:rsidR="00000000" w:rsidDel="00000000" w:rsidP="00000000" w:rsidRDefault="00000000" w:rsidRPr="00000000" w14:paraId="00000080">
            <w:pPr>
              <w:widowControl w:val="0"/>
              <w:spacing w:after="240" w:before="240" w:line="240" w:lineRule="auto"/>
              <w:rPr/>
            </w:pPr>
            <w:r w:rsidDel="00000000" w:rsidR="00000000" w:rsidRPr="00000000">
              <w:rPr>
                <w:b w:val="1"/>
                <w:bCs w:val="1"/>
                <w:rtl w:val="0"/>
              </w:rPr>
              <w:t xml:space="preserve">[Người gửi]</w:t>
              <w:br w:type="textWrapping"/>
            </w:r>
            <w:r w:rsidDel="00000000" w:rsidR="00000000" w:rsidRPr="00000000">
              <w:rPr>
                <w:rtl w:val="0"/>
              </w:rPr>
              <w:t xml:space="preserve"> [Chức vụ]</w:t>
              <w:br w:type="textWrapping"/>
              <w:t xml:space="preserve"> [Tên Trường]</w:t>
              <w:br w:type="textWrapping"/>
              <w:t xml:space="preserve">  [Địa chỉ]</w:t>
            </w:r>
          </w:p>
        </w:tc>
      </w:tr>
      <w:tr>
        <w:trPr>
          <w:cantSplit w:val="0"/>
          <w:tblHeader w:val="0"/>
        </w:trPr>
        <w:tc>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Email từ chối</w:t>
            </w:r>
          </w:p>
        </w:tc>
        <w:tc>
          <w:tcPr/>
          <w:p w:rsidR="00000000" w:rsidDel="00000000" w:rsidP="00000000" w:rsidRDefault="00000000" w:rsidRPr="00000000" w14:paraId="00000082">
            <w:pPr>
              <w:widowControl w:val="0"/>
              <w:spacing w:after="240" w:before="240" w:line="240" w:lineRule="auto"/>
              <w:rPr/>
            </w:pPr>
            <w:r w:rsidDel="00000000" w:rsidR="00000000" w:rsidRPr="00000000">
              <w:rPr>
                <w:rtl w:val="0"/>
              </w:rPr>
              <w:t xml:space="preserve">Tiêu đề: Phòng đào tạo Trường Đại học GTVT - Thông báo kết quả đăng ký tài khoản kết nối thực tập</w:t>
            </w:r>
          </w:p>
          <w:p w:rsidR="00000000" w:rsidDel="00000000" w:rsidP="00000000" w:rsidRDefault="00000000" w:rsidRPr="00000000" w14:paraId="00000083">
            <w:pPr>
              <w:widowControl w:val="0"/>
              <w:spacing w:after="240" w:before="240" w:line="240" w:lineRule="auto"/>
              <w:rPr/>
            </w:pPr>
            <w:r w:rsidDel="00000000" w:rsidR="00000000" w:rsidRPr="00000000">
              <w:rPr>
                <w:rtl w:val="0"/>
              </w:rPr>
              <w:t xml:space="preserve">Kính gửi Quý Doanh nghiệp,</w:t>
            </w:r>
          </w:p>
          <w:p w:rsidR="00000000" w:rsidDel="00000000" w:rsidP="00000000" w:rsidRDefault="00000000" w:rsidRPr="00000000" w14:paraId="00000084">
            <w:pPr>
              <w:widowControl w:val="0"/>
              <w:spacing w:after="240" w:before="240" w:line="240" w:lineRule="auto"/>
              <w:rPr/>
            </w:pPr>
            <w:r w:rsidDel="00000000" w:rsidR="00000000" w:rsidRPr="00000000">
              <w:rPr>
                <w:rtl w:val="0"/>
              </w:rPr>
              <w:t xml:space="preserve">Lời đầu tiên, Phòng đào tạo Trường Đại học GTVT xin chân thành cảm ơn Quý doanh nghiệp đã quan tâm và gửi hồ sơ đăng ký tham gia hệ thống quản lý thực tập của nhà trường.</w:t>
            </w:r>
          </w:p>
          <w:p w:rsidR="00000000" w:rsidDel="00000000" w:rsidP="00000000" w:rsidRDefault="00000000" w:rsidRPr="00000000" w14:paraId="00000085">
            <w:pPr>
              <w:widowControl w:val="0"/>
              <w:spacing w:after="240" w:before="240" w:line="240" w:lineRule="auto"/>
              <w:rPr/>
            </w:pPr>
            <w:r w:rsidDel="00000000" w:rsidR="00000000" w:rsidRPr="00000000">
              <w:rPr>
                <w:rtl w:val="0"/>
              </w:rPr>
              <w:t xml:space="preserve">Sau khi xem xét các thông tin và hồ sơ đính kèm, chúng tôi rất tiếc phải thông báo rằng yêu cầu đăng ký tài khoản của Quý doanh nghiệp chưa được phê duyệt tại thời điểm này.</w:t>
            </w:r>
          </w:p>
          <w:p w:rsidR="00000000" w:rsidDel="00000000" w:rsidP="00000000" w:rsidRDefault="00000000" w:rsidRPr="00000000" w14:paraId="00000086">
            <w:pPr>
              <w:widowControl w:val="0"/>
              <w:spacing w:after="240" w:before="240" w:line="240" w:lineRule="auto"/>
              <w:rPr/>
            </w:pPr>
            <w:r w:rsidDel="00000000" w:rsidR="00000000" w:rsidRPr="00000000">
              <w:rPr>
                <w:rtl w:val="0"/>
              </w:rPr>
              <w:t xml:space="preserve">Lý do cụ thể như sau:</w:t>
            </w:r>
          </w:p>
          <w:p w:rsidR="00000000" w:rsidDel="00000000" w:rsidP="00000000" w:rsidRDefault="00000000" w:rsidRPr="00000000" w14:paraId="00000087">
            <w:pPr>
              <w:widowControl w:val="0"/>
              <w:numPr>
                <w:ilvl w:val="0"/>
                <w:numId w:val="9"/>
              </w:numPr>
              <w:spacing w:after="0" w:afterAutospacing="0" w:before="240" w:line="240" w:lineRule="auto"/>
              <w:ind w:left="720" w:hanging="360"/>
            </w:pPr>
            <w:r w:rsidDel="00000000" w:rsidR="00000000" w:rsidRPr="00000000">
              <w:rPr>
                <w:i w:val="1"/>
                <w:iCs w:val="1"/>
                <w:rtl w:val="0"/>
              </w:rPr>
              <w:t xml:space="preserve">[Lý do 1: Ví dụ - Thông tin Mã số thuế không trùng khớp với tên doanh nghiệp]</w:t>
            </w:r>
          </w:p>
          <w:p w:rsidR="00000000" w:rsidDel="00000000" w:rsidP="00000000" w:rsidRDefault="00000000" w:rsidRPr="00000000" w14:paraId="00000088">
            <w:pPr>
              <w:widowControl w:val="0"/>
              <w:numPr>
                <w:ilvl w:val="0"/>
                <w:numId w:val="9"/>
              </w:numPr>
              <w:spacing w:after="0" w:afterAutospacing="0" w:before="0" w:beforeAutospacing="0" w:line="240" w:lineRule="auto"/>
              <w:ind w:left="720" w:hanging="360"/>
            </w:pPr>
            <w:r w:rsidDel="00000000" w:rsidR="00000000" w:rsidRPr="00000000">
              <w:rPr>
                <w:i w:val="1"/>
                <w:iCs w:val="1"/>
                <w:rtl w:val="0"/>
              </w:rPr>
              <w:t xml:space="preserve">[Lý do 2: Ví dụ - Giấy phép kinh doanh đính kèm bị mờ hoặc không hợp lệ]</w:t>
            </w:r>
          </w:p>
          <w:p w:rsidR="00000000" w:rsidDel="00000000" w:rsidP="00000000" w:rsidRDefault="00000000" w:rsidRPr="00000000" w14:paraId="00000089">
            <w:pPr>
              <w:widowControl w:val="0"/>
              <w:numPr>
                <w:ilvl w:val="0"/>
                <w:numId w:val="9"/>
              </w:numPr>
              <w:spacing w:after="240" w:before="0" w:beforeAutospacing="0" w:line="240" w:lineRule="auto"/>
              <w:ind w:left="720" w:hanging="360"/>
            </w:pPr>
            <w:r w:rsidDel="00000000" w:rsidR="00000000" w:rsidRPr="00000000">
              <w:rPr>
                <w:i w:val="1"/>
                <w:iCs w:val="1"/>
                <w:rtl w:val="0"/>
              </w:rPr>
              <w:t xml:space="preserve">[Lý do 3: Ví dụ - Lĩnh vực hoạt động hiện chưa phù hợp với các chuyên ngành đào tạo của nhà trường trong học kỳ này]</w:t>
            </w:r>
          </w:p>
          <w:p w:rsidR="00000000" w:rsidDel="00000000" w:rsidP="00000000" w:rsidRDefault="00000000" w:rsidRPr="00000000" w14:paraId="0000008A">
            <w:pPr>
              <w:widowControl w:val="0"/>
              <w:spacing w:after="240" w:before="240" w:line="240" w:lineRule="auto"/>
              <w:rPr/>
            </w:pPr>
            <w:r w:rsidDel="00000000" w:rsidR="00000000" w:rsidRPr="00000000">
              <w:rPr>
                <w:rtl w:val="0"/>
              </w:rPr>
              <w:t xml:space="preserve">Hướng dẫn xử lý:</w:t>
            </w:r>
          </w:p>
          <w:p w:rsidR="00000000" w:rsidDel="00000000" w:rsidP="00000000" w:rsidRDefault="00000000" w:rsidRPr="00000000" w14:paraId="0000008B">
            <w:pPr>
              <w:widowControl w:val="0"/>
              <w:numPr>
                <w:ilvl w:val="0"/>
                <w:numId w:val="109"/>
              </w:numPr>
              <w:spacing w:after="0" w:afterAutospacing="0" w:before="240" w:line="240" w:lineRule="auto"/>
              <w:ind w:left="720" w:hanging="360"/>
            </w:pPr>
            <w:r w:rsidDel="00000000" w:rsidR="00000000" w:rsidRPr="00000000">
              <w:rPr>
                <w:rtl w:val="0"/>
              </w:rPr>
              <w:t xml:space="preserve">Nếu lý do liên quan đến hồ sơ hoặc thông tin sai sót, Quý doanh nghiệp vui lòng truy cập lại trang đăng ký tại địa chỉ [Link] để cập nhật lại thông tin chính xác.</w:t>
            </w:r>
          </w:p>
          <w:p w:rsidR="00000000" w:rsidDel="00000000" w:rsidP="00000000" w:rsidRDefault="00000000" w:rsidRPr="00000000" w14:paraId="0000008C">
            <w:pPr>
              <w:widowControl w:val="0"/>
              <w:numPr>
                <w:ilvl w:val="0"/>
                <w:numId w:val="109"/>
              </w:numPr>
              <w:spacing w:after="240" w:before="0" w:beforeAutospacing="0" w:line="240" w:lineRule="auto"/>
              <w:ind w:left="720" w:hanging="360"/>
            </w:pPr>
            <w:r w:rsidDel="00000000" w:rsidR="00000000" w:rsidRPr="00000000">
              <w:rPr>
                <w:rtl w:val="0"/>
              </w:rPr>
              <w:t xml:space="preserve">Nếu cần trao đổi thêm về các tiêu chí hợp tác, Quý doanh nghiệp có thể phản hồi trực tiếp qua email này.</w:t>
            </w:r>
          </w:p>
          <w:p w:rsidR="00000000" w:rsidDel="00000000" w:rsidP="00000000" w:rsidRDefault="00000000" w:rsidRPr="00000000" w14:paraId="0000008D">
            <w:pPr>
              <w:widowControl w:val="0"/>
              <w:spacing w:after="240" w:before="240" w:line="240" w:lineRule="auto"/>
              <w:rPr/>
            </w:pPr>
            <w:r w:rsidDel="00000000" w:rsidR="00000000" w:rsidRPr="00000000">
              <w:rPr>
                <w:rtl w:val="0"/>
              </w:rPr>
              <w:t xml:space="preserve">Chúng tôi rất hy vọng sẽ có cơ hội hợp tác với Quý doanh nghiệp trong các chương trình hoặc học kỳ tiếp theo khi các điều kiện phù hợp hơn.</w:t>
            </w:r>
          </w:p>
          <w:p w:rsidR="00000000" w:rsidDel="00000000" w:rsidP="00000000" w:rsidRDefault="00000000" w:rsidRPr="00000000" w14:paraId="0000008E">
            <w:pPr>
              <w:widowControl w:val="0"/>
              <w:spacing w:after="240" w:before="240" w:line="240" w:lineRule="auto"/>
              <w:rPr/>
            </w:pPr>
            <w:r w:rsidDel="00000000" w:rsidR="00000000" w:rsidRPr="00000000">
              <w:rPr>
                <w:rtl w:val="0"/>
              </w:rPr>
              <w:t xml:space="preserve">Trân trọng,</w:t>
            </w:r>
          </w:p>
          <w:p w:rsidR="00000000" w:rsidDel="00000000" w:rsidP="00000000" w:rsidRDefault="00000000" w:rsidRPr="00000000" w14:paraId="0000008F">
            <w:pPr>
              <w:widowControl w:val="0"/>
              <w:spacing w:after="240" w:before="240" w:line="240" w:lineRule="auto"/>
              <w:rPr/>
            </w:pPr>
            <w:r w:rsidDel="00000000" w:rsidR="00000000" w:rsidRPr="00000000">
              <w:rPr>
                <w:rtl w:val="0"/>
              </w:rPr>
              <w:t xml:space="preserve">[Người gửi] </w:t>
              <w:br w:type="textWrapping"/>
              <w:t xml:space="preserve">[Chức vụ] </w:t>
              <w:br w:type="textWrapping"/>
              <w:t xml:space="preserve">[Tên Trường] </w:t>
              <w:br w:type="textWrapping"/>
              <w:t xml:space="preserve">[Số điện thoại hỗ trợ]</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54"/>
        </w:numPr>
        <w:ind w:left="720" w:hanging="360"/>
        <w:rPr>
          <w:highlight w:val="yellow"/>
        </w:rPr>
      </w:pPr>
      <w:r w:rsidDel="00000000" w:rsidR="00000000" w:rsidRPr="00000000">
        <w:rPr>
          <w:highlight w:val="yellow"/>
          <w:rtl w:val="0"/>
        </w:rPr>
        <w:t xml:space="preserve">Quên mật khẩu?</w:t>
      </w:r>
    </w:p>
    <w:p w:rsidR="00000000" w:rsidDel="00000000" w:rsidP="00000000" w:rsidRDefault="00000000" w:rsidRPr="00000000" w14:paraId="0000009C">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9D">
            <w:pPr>
              <w:widowControl w:val="0"/>
              <w:spacing w:line="240" w:lineRule="auto"/>
              <w:jc w:val="center"/>
              <w:rPr>
                <w:b w:val="1"/>
                <w:bCs w:val="1"/>
              </w:rPr>
            </w:pPr>
            <w:r w:rsidDel="00000000" w:rsidR="00000000" w:rsidRPr="00000000">
              <w:rPr>
                <w:b w:val="1"/>
                <w:bCs w:val="1"/>
                <w:rtl w:val="0"/>
              </w:rPr>
              <w:t xml:space="preserve">Objects</w:t>
            </w:r>
          </w:p>
        </w:tc>
        <w:tc>
          <w:tcPr/>
          <w:p w:rsidR="00000000" w:rsidDel="00000000" w:rsidP="00000000" w:rsidRDefault="00000000" w:rsidRPr="00000000" w14:paraId="0000009E">
            <w:pPr>
              <w:widowControl w:val="0"/>
              <w:spacing w:line="240" w:lineRule="auto"/>
              <w:jc w:val="center"/>
              <w:rPr>
                <w:b w:val="1"/>
                <w:bCs w:val="1"/>
              </w:rPr>
            </w:pPr>
            <w:r w:rsidDel="00000000" w:rsidR="00000000" w:rsidRPr="00000000">
              <w:rPr>
                <w:b w:val="1"/>
                <w:bCs w:val="1"/>
                <w:rtl w:val="0"/>
              </w:rPr>
              <w:t xml:space="preserve">Yêu cầu</w:t>
            </w:r>
          </w:p>
        </w:tc>
      </w:tr>
      <w:tr>
        <w:trPr>
          <w:cantSplit w:val="0"/>
          <w:tblHeader w:val="0"/>
        </w:trPr>
        <w:tc>
          <w:tcPr/>
          <w:p w:rsidR="00000000" w:rsidDel="00000000" w:rsidP="00000000" w:rsidRDefault="00000000" w:rsidRPr="00000000" w14:paraId="0000009F">
            <w:pPr>
              <w:widowControl w:val="0"/>
              <w:spacing w:line="240" w:lineRule="auto"/>
              <w:rPr/>
            </w:pPr>
            <w:r w:rsidDel="00000000" w:rsidR="00000000" w:rsidRPr="00000000">
              <w:rPr>
                <w:rtl w:val="0"/>
              </w:rPr>
              <w:t xml:space="preserve">Textbox[Email]</w:t>
            </w:r>
          </w:p>
        </w:tc>
        <w:tc>
          <w:tcPr/>
          <w:p w:rsidR="00000000" w:rsidDel="00000000" w:rsidP="00000000" w:rsidRDefault="00000000" w:rsidRPr="00000000" w14:paraId="000000A0">
            <w:pPr>
              <w:widowControl w:val="0"/>
              <w:numPr>
                <w:ilvl w:val="0"/>
                <w:numId w:val="22"/>
              </w:numPr>
              <w:spacing w:line="240" w:lineRule="auto"/>
              <w:ind w:left="720" w:hanging="360"/>
            </w:pPr>
            <w:r w:rsidDel="00000000" w:rsidR="00000000" w:rsidRPr="00000000">
              <w:rPr>
                <w:rtl w:val="0"/>
              </w:rPr>
              <w:t xml:space="preserve">Trường bắt buộc, validate email không tồn tại trong hệ thống hoặc email thuộc tài khoản bị khóa, email không đúng định dạng “example@domain.com”</w:t>
            </w:r>
          </w:p>
        </w:tc>
      </w:tr>
      <w:tr>
        <w:trPr>
          <w:cantSplit w:val="0"/>
          <w:tblHeader w:val="0"/>
        </w:trPr>
        <w:tc>
          <w:tcPr/>
          <w:p w:rsidR="00000000" w:rsidDel="00000000" w:rsidP="00000000" w:rsidRDefault="00000000" w:rsidRPr="00000000" w14:paraId="000000A1">
            <w:pPr>
              <w:widowControl w:val="0"/>
              <w:spacing w:line="240" w:lineRule="auto"/>
              <w:rPr/>
            </w:pPr>
            <w:r w:rsidDel="00000000" w:rsidR="00000000" w:rsidRPr="00000000">
              <w:rPr>
                <w:rtl w:val="0"/>
              </w:rPr>
              <w:t xml:space="preserve">Button[Gửi]</w:t>
            </w:r>
          </w:p>
        </w:tc>
        <w:tc>
          <w:tcPr/>
          <w:p w:rsidR="00000000" w:rsidDel="00000000" w:rsidP="00000000" w:rsidRDefault="00000000" w:rsidRPr="00000000" w14:paraId="000000A2">
            <w:pPr>
              <w:widowControl w:val="0"/>
              <w:numPr>
                <w:ilvl w:val="0"/>
                <w:numId w:val="1"/>
              </w:numPr>
              <w:spacing w:line="240" w:lineRule="auto"/>
              <w:ind w:left="720" w:hanging="360"/>
            </w:pPr>
            <w:r w:rsidDel="00000000" w:rsidR="00000000" w:rsidRPr="00000000">
              <w:rPr>
                <w:rtl w:val="0"/>
              </w:rPr>
              <w:t xml:space="preserve">Chuyển đến màn hình “Yêu cầu đặt lại mật khẩu thành công”</w:t>
            </w:r>
          </w:p>
        </w:tc>
      </w:tr>
      <w:tr>
        <w:trPr>
          <w:cantSplit w:val="0"/>
          <w:tblHeader w:val="0"/>
        </w:trPr>
        <w:tc>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Màn hình “Yêu cầu đặt lại mật khẩu thành công”</w:t>
            </w:r>
          </w:p>
          <w:p w:rsidR="00000000" w:rsidDel="00000000" w:rsidP="00000000" w:rsidRDefault="00000000" w:rsidRPr="00000000" w14:paraId="000000A4">
            <w:pPr>
              <w:widowControl w:val="0"/>
              <w:spacing w:line="240" w:lineRule="auto"/>
              <w:rPr/>
            </w:pPr>
            <w:r w:rsidDel="00000000" w:rsidR="00000000" w:rsidRPr="00000000">
              <w:rPr>
                <w:rtl w:val="0"/>
              </w:rPr>
            </w:r>
          </w:p>
        </w:tc>
        <w:tc>
          <w:tcPr/>
          <w:p w:rsidR="00000000" w:rsidDel="00000000" w:rsidP="00000000" w:rsidRDefault="00000000" w:rsidRPr="00000000" w14:paraId="000000A5">
            <w:pPr>
              <w:widowControl w:val="0"/>
              <w:numPr>
                <w:ilvl w:val="0"/>
                <w:numId w:val="77"/>
              </w:numPr>
              <w:spacing w:line="240" w:lineRule="auto"/>
              <w:ind w:left="720" w:hanging="360"/>
            </w:pPr>
            <w:r w:rsidDel="00000000" w:rsidR="00000000" w:rsidRPr="00000000">
              <w:rPr>
                <w:rtl w:val="0"/>
              </w:rPr>
              <w:t xml:space="preserve">Hiển thị nội dung: “Hướng dẫn đặt lại mật khẩu được gửi đến email của bạn, Vui lòng kiểm tra hòm thư và thực hiện theo hướng dẫn trong email”</w:t>
            </w:r>
          </w:p>
          <w:p w:rsidR="00000000" w:rsidDel="00000000" w:rsidP="00000000" w:rsidRDefault="00000000" w:rsidRPr="00000000" w14:paraId="000000A6">
            <w:pPr>
              <w:widowControl w:val="0"/>
              <w:numPr>
                <w:ilvl w:val="0"/>
                <w:numId w:val="77"/>
              </w:numPr>
              <w:spacing w:line="240" w:lineRule="auto"/>
              <w:ind w:left="720" w:hanging="360"/>
            </w:pPr>
            <w:r w:rsidDel="00000000" w:rsidR="00000000" w:rsidRPr="00000000">
              <w:rPr>
                <w:rtl w:val="0"/>
              </w:rPr>
              <w:t xml:space="preserve">Có button[Quay lại màn hình đăng nhập] để điều hướng</w:t>
            </w:r>
          </w:p>
        </w:tc>
      </w:tr>
      <w:tr>
        <w:trPr>
          <w:cantSplit w:val="0"/>
          <w:tblHeader w:val="0"/>
        </w:trPr>
        <w:tc>
          <w:tcPr/>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Nội dung email “Đặt lại mật khẩu”</w:t>
            </w:r>
          </w:p>
        </w:tc>
        <w:tc>
          <w:tcPr/>
          <w:p w:rsidR="00000000" w:rsidDel="00000000" w:rsidP="00000000" w:rsidRDefault="00000000" w:rsidRPr="00000000" w14:paraId="000000A8">
            <w:pPr>
              <w:widowControl w:val="0"/>
              <w:spacing w:after="240" w:before="240" w:line="240" w:lineRule="auto"/>
              <w:rPr/>
            </w:pPr>
            <w:r w:rsidDel="00000000" w:rsidR="00000000" w:rsidRPr="00000000">
              <w:rPr>
                <w:b w:val="1"/>
                <w:bCs w:val="1"/>
                <w:rtl w:val="0"/>
              </w:rPr>
              <w:t xml:space="preserve">Tiêu đề:</w:t>
            </w:r>
            <w:r w:rsidDel="00000000" w:rsidR="00000000" w:rsidRPr="00000000">
              <w:rPr>
                <w:rtl w:val="0"/>
              </w:rPr>
              <w:t xml:space="preserve"> [Tên Trường] - Yêu cầu đặt lại mật khẩu tài khoản </w:t>
            </w:r>
          </w:p>
          <w:p w:rsidR="00000000" w:rsidDel="00000000" w:rsidP="00000000" w:rsidRDefault="00000000" w:rsidRPr="00000000" w14:paraId="000000A9">
            <w:pPr>
              <w:widowControl w:val="0"/>
              <w:spacing w:after="240" w:before="240" w:line="240" w:lineRule="auto"/>
              <w:rPr>
                <w:b w:val="1"/>
                <w:bCs w:val="1"/>
              </w:rPr>
            </w:pPr>
            <w:r w:rsidDel="00000000" w:rsidR="00000000" w:rsidRPr="00000000">
              <w:rPr>
                <w:b w:val="1"/>
                <w:bCs w:val="1"/>
                <w:rtl w:val="0"/>
              </w:rPr>
              <w:t xml:space="preserve">Kính gửi [Tên người dùng/Doanh nghiệp],</w:t>
            </w:r>
          </w:p>
          <w:p w:rsidR="00000000" w:rsidDel="00000000" w:rsidP="00000000" w:rsidRDefault="00000000" w:rsidRPr="00000000" w14:paraId="000000AA">
            <w:pPr>
              <w:widowControl w:val="0"/>
              <w:spacing w:after="240" w:before="240" w:line="240" w:lineRule="auto"/>
              <w:rPr/>
            </w:pPr>
            <w:r w:rsidDel="00000000" w:rsidR="00000000" w:rsidRPr="00000000">
              <w:rPr>
                <w:rtl w:val="0"/>
              </w:rPr>
              <w:t xml:space="preserve">Chúng tôi nhận được yêu cầu đặt lại mật khẩu cho tài khoản liên kết với địa chỉ email này trên hệ thống </w:t>
            </w:r>
            <w:r w:rsidDel="00000000" w:rsidR="00000000" w:rsidRPr="00000000">
              <w:rPr>
                <w:b w:val="1"/>
                <w:bCs w:val="1"/>
                <w:rtl w:val="0"/>
              </w:rPr>
              <w:t xml:space="preserve">Quản lý thực tập [Tên Trường]</w:t>
            </w:r>
            <w:r w:rsidDel="00000000" w:rsidR="00000000" w:rsidRPr="00000000">
              <w:rPr>
                <w:rtl w:val="0"/>
              </w:rPr>
              <w:t xml:space="preserve">.</w:t>
            </w:r>
          </w:p>
          <w:p w:rsidR="00000000" w:rsidDel="00000000" w:rsidP="00000000" w:rsidRDefault="00000000" w:rsidRPr="00000000" w14:paraId="000000AB">
            <w:pPr>
              <w:widowControl w:val="0"/>
              <w:spacing w:after="240" w:before="240" w:line="240" w:lineRule="auto"/>
              <w:rPr/>
            </w:pPr>
            <w:r w:rsidDel="00000000" w:rsidR="00000000" w:rsidRPr="00000000">
              <w:rPr>
                <w:rtl w:val="0"/>
              </w:rPr>
              <w:t xml:space="preserve">Để tiếp tục quá trình thay đổi mật khẩu, Quý doanh nghiệp vui lòng nhấn vào nút bên dưới:</w:t>
            </w:r>
          </w:p>
          <w:p w:rsidR="00000000" w:rsidDel="00000000" w:rsidP="00000000" w:rsidRDefault="00000000" w:rsidRPr="00000000" w14:paraId="000000AC">
            <w:pPr>
              <w:widowControl w:val="0"/>
              <w:spacing w:after="240" w:before="240" w:line="240" w:lineRule="auto"/>
              <w:rPr>
                <w:b w:val="1"/>
                <w:bCs w:val="1"/>
              </w:rPr>
            </w:pPr>
            <w:r w:rsidDel="00000000" w:rsidR="00000000" w:rsidRPr="00000000">
              <w:rPr>
                <w:rtl w:val="0"/>
              </w:rPr>
              <w:t xml:space="preserve">[</w:t>
            </w:r>
            <w:r w:rsidDel="00000000" w:rsidR="00000000" w:rsidRPr="00000000">
              <w:rPr>
                <w:b w:val="1"/>
                <w:bCs w:val="1"/>
                <w:rtl w:val="0"/>
              </w:rPr>
              <w:t xml:space="preserve">ĐẶT LẠI MẬT KHẨU</w:t>
            </w:r>
            <w:r w:rsidDel="00000000" w:rsidR="00000000" w:rsidRPr="00000000">
              <w:rPr>
                <w:rtl w:val="0"/>
              </w:rPr>
              <w:t xml:space="preserve">] </w:t>
            </w:r>
            <w:r w:rsidDel="00000000" w:rsidR="00000000" w:rsidRPr="00000000">
              <w:rPr>
                <w:i w:val="1"/>
                <w:iCs w:val="1"/>
                <w:rtl w:val="0"/>
              </w:rPr>
              <w:br w:type="textWrapping"/>
            </w:r>
            <w:r w:rsidDel="00000000" w:rsidR="00000000" w:rsidRPr="00000000">
              <w:rPr>
                <w:b w:val="1"/>
                <w:bCs w:val="1"/>
                <w:rtl w:val="0"/>
              </w:rPr>
              <w:t xml:space="preserve">Lưu ý quan trọng:</w:t>
            </w:r>
          </w:p>
          <w:p w:rsidR="00000000" w:rsidDel="00000000" w:rsidP="00000000" w:rsidRDefault="00000000" w:rsidRPr="00000000" w14:paraId="000000AD">
            <w:pPr>
              <w:widowControl w:val="0"/>
              <w:numPr>
                <w:ilvl w:val="0"/>
                <w:numId w:val="74"/>
              </w:numPr>
              <w:spacing w:after="0" w:afterAutospacing="0" w:before="240" w:line="240" w:lineRule="auto"/>
              <w:ind w:left="720" w:hanging="360"/>
            </w:pPr>
            <w:r w:rsidDel="00000000" w:rsidR="00000000" w:rsidRPr="00000000">
              <w:rPr>
                <w:rtl w:val="0"/>
              </w:rPr>
              <w:t xml:space="preserve">Vì lý do bảo mật, đường dẫn này sẽ hết hiệu lực sau </w:t>
            </w:r>
            <w:r w:rsidDel="00000000" w:rsidR="00000000" w:rsidRPr="00000000">
              <w:rPr>
                <w:b w:val="1"/>
                <w:bCs w:val="1"/>
                <w:rtl w:val="0"/>
              </w:rPr>
              <w:t xml:space="preserve">15 phút</w:t>
            </w:r>
            <w:r w:rsidDel="00000000" w:rsidR="00000000" w:rsidRPr="00000000">
              <w:rPr>
                <w:rtl w:val="0"/>
              </w:rPr>
              <w:t xml:space="preserve">.</w:t>
            </w:r>
          </w:p>
          <w:p w:rsidR="00000000" w:rsidDel="00000000" w:rsidP="00000000" w:rsidRDefault="00000000" w:rsidRPr="00000000" w14:paraId="000000AE">
            <w:pPr>
              <w:widowControl w:val="0"/>
              <w:numPr>
                <w:ilvl w:val="0"/>
                <w:numId w:val="74"/>
              </w:numPr>
              <w:spacing w:after="0" w:afterAutospacing="0" w:before="0" w:beforeAutospacing="0" w:line="240" w:lineRule="auto"/>
              <w:ind w:left="720" w:hanging="360"/>
            </w:pPr>
            <w:r w:rsidDel="00000000" w:rsidR="00000000" w:rsidRPr="00000000">
              <w:rPr>
                <w:rtl w:val="0"/>
              </w:rPr>
              <w:t xml:space="preserve">Nếu Quý doanh nghiệp không thực hiện yêu cầu này, vui lòng bỏ qua email này. Mật khẩu hiện tại của bạn vẫn sẽ được giữ nguyên.</w:t>
            </w:r>
          </w:p>
          <w:p w:rsidR="00000000" w:rsidDel="00000000" w:rsidP="00000000" w:rsidRDefault="00000000" w:rsidRPr="00000000" w14:paraId="000000AF">
            <w:pPr>
              <w:widowControl w:val="0"/>
              <w:numPr>
                <w:ilvl w:val="0"/>
                <w:numId w:val="74"/>
              </w:numPr>
              <w:spacing w:after="240" w:before="0" w:beforeAutospacing="0" w:line="240" w:lineRule="auto"/>
              <w:ind w:left="720" w:hanging="360"/>
            </w:pPr>
            <w:r w:rsidDel="00000000" w:rsidR="00000000" w:rsidRPr="00000000">
              <w:rPr>
                <w:rtl w:val="0"/>
              </w:rPr>
              <w:t xml:space="preserve">Tuyệt đối không chia sẻ nội dung email này hoặc đường dẫn phía trên cho bất kỳ ai.</w:t>
            </w:r>
          </w:p>
          <w:p w:rsidR="00000000" w:rsidDel="00000000" w:rsidP="00000000" w:rsidRDefault="00000000" w:rsidRPr="00000000" w14:paraId="000000B0">
            <w:pPr>
              <w:widowControl w:val="0"/>
              <w:spacing w:after="240" w:before="240" w:line="240" w:lineRule="auto"/>
              <w:rPr/>
            </w:pPr>
            <w:r w:rsidDel="00000000" w:rsidR="00000000" w:rsidRPr="00000000">
              <w:rPr>
                <w:rtl w:val="0"/>
              </w:rPr>
              <w:t xml:space="preserve">Nếu gặp khó khăn trong quá trình khôi phục mật khẩu, bạn có thể liên hệ với bộ phận kỹ thuật của nhà trường qua số hotline: </w:t>
            </w:r>
            <w:r w:rsidDel="00000000" w:rsidR="00000000" w:rsidRPr="00000000">
              <w:rPr>
                <w:b w:val="1"/>
                <w:bCs w:val="1"/>
                <w:rtl w:val="0"/>
              </w:rPr>
              <w:t xml:space="preserve">[Số điện thoại]</w:t>
            </w:r>
            <w:r w:rsidDel="00000000" w:rsidR="00000000" w:rsidRPr="00000000">
              <w:rPr>
                <w:rtl w:val="0"/>
              </w:rPr>
              <w:t xml:space="preserve">.</w:t>
            </w:r>
          </w:p>
          <w:p w:rsidR="00000000" w:rsidDel="00000000" w:rsidP="00000000" w:rsidRDefault="00000000" w:rsidRPr="00000000" w14:paraId="000000B1">
            <w:pPr>
              <w:widowControl w:val="0"/>
              <w:spacing w:after="240" w:before="240" w:line="240" w:lineRule="auto"/>
              <w:rPr/>
            </w:pPr>
            <w:r w:rsidDel="00000000" w:rsidR="00000000" w:rsidRPr="00000000">
              <w:rPr>
                <w:rtl w:val="0"/>
              </w:rPr>
              <w:t xml:space="preserve">Trân trọng,</w:t>
            </w:r>
          </w:p>
          <w:p w:rsidR="00000000" w:rsidDel="00000000" w:rsidP="00000000" w:rsidRDefault="00000000" w:rsidRPr="00000000" w14:paraId="000000B2">
            <w:pPr>
              <w:widowControl w:val="0"/>
              <w:spacing w:after="240" w:before="240" w:line="240" w:lineRule="auto"/>
              <w:rPr/>
            </w:pPr>
            <w:r w:rsidDel="00000000" w:rsidR="00000000" w:rsidRPr="00000000">
              <w:rPr>
                <w:b w:val="1"/>
                <w:bCs w:val="1"/>
                <w:rtl w:val="0"/>
              </w:rPr>
              <w:t xml:space="preserve">Ban Quản trị Hệ thống</w:t>
            </w:r>
            <w:r w:rsidDel="00000000" w:rsidR="00000000" w:rsidRPr="00000000">
              <w:rPr>
                <w:rtl w:val="0"/>
              </w:rPr>
              <w:t xml:space="preserve"> [Tên Trường] [Website trường]</w:t>
            </w:r>
          </w:p>
          <w:p w:rsidR="00000000" w:rsidDel="00000000" w:rsidP="00000000" w:rsidRDefault="00000000" w:rsidRPr="00000000" w14:paraId="000000B3">
            <w:pPr>
              <w:widowControl w:val="0"/>
              <w:spacing w:line="240" w:lineRule="auto"/>
              <w:ind w:left="720" w:hanging="360"/>
              <w:rPr/>
            </w:pPr>
            <w:r w:rsidDel="00000000" w:rsidR="00000000" w:rsidRPr="00000000">
              <w:rPr>
                <w:rtl w:val="0"/>
              </w:rPr>
            </w:r>
          </w:p>
        </w:tc>
      </w:tr>
      <w:tr>
        <w:trPr>
          <w:cantSplit w:val="0"/>
          <w:tblHeader w:val="0"/>
        </w:trPr>
        <w:tc>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Màn hình “Đặt lại mật khẩu”</w:t>
            </w:r>
          </w:p>
        </w:tc>
        <w:tc>
          <w:tcPr/>
          <w:p w:rsidR="00000000" w:rsidDel="00000000" w:rsidP="00000000" w:rsidRDefault="00000000" w:rsidRPr="00000000" w14:paraId="000000B5">
            <w:pPr>
              <w:widowControl w:val="0"/>
              <w:numPr>
                <w:ilvl w:val="0"/>
                <w:numId w:val="5"/>
              </w:numPr>
              <w:spacing w:after="0" w:afterAutospacing="0" w:before="240" w:line="240" w:lineRule="auto"/>
              <w:ind w:left="720" w:hanging="360"/>
            </w:pPr>
            <w:r w:rsidDel="00000000" w:rsidR="00000000" w:rsidRPr="00000000">
              <w:rPr>
                <w:rtl w:val="0"/>
              </w:rPr>
              <w:t xml:space="preserve">Textbox[Mật khẩu mới]</w:t>
            </w:r>
          </w:p>
          <w:p w:rsidR="00000000" w:rsidDel="00000000" w:rsidP="00000000" w:rsidRDefault="00000000" w:rsidRPr="00000000" w14:paraId="000000B6">
            <w:pPr>
              <w:widowControl w:val="0"/>
              <w:numPr>
                <w:ilvl w:val="0"/>
                <w:numId w:val="5"/>
              </w:numPr>
              <w:spacing w:after="0" w:afterAutospacing="0" w:before="0" w:beforeAutospacing="0" w:line="240" w:lineRule="auto"/>
              <w:ind w:left="720" w:hanging="360"/>
            </w:pPr>
            <w:r w:rsidDel="00000000" w:rsidR="00000000" w:rsidRPr="00000000">
              <w:rPr>
                <w:rtl w:val="0"/>
              </w:rPr>
              <w:t xml:space="preserve">Textbox[Xác nhận mật khẩu mới]</w:t>
            </w:r>
          </w:p>
          <w:p w:rsidR="00000000" w:rsidDel="00000000" w:rsidP="00000000" w:rsidRDefault="00000000" w:rsidRPr="00000000" w14:paraId="000000B7">
            <w:pPr>
              <w:widowControl w:val="0"/>
              <w:numPr>
                <w:ilvl w:val="0"/>
                <w:numId w:val="5"/>
              </w:numPr>
              <w:spacing w:after="0" w:afterAutospacing="0" w:before="0" w:beforeAutospacing="0" w:line="240" w:lineRule="auto"/>
              <w:ind w:left="720" w:hanging="360"/>
            </w:pPr>
            <w:r w:rsidDel="00000000" w:rsidR="00000000" w:rsidRPr="00000000">
              <w:rPr>
                <w:rtl w:val="0"/>
              </w:rPr>
              <w:t xml:space="preserve">Button[Đặt lại mật khẩu]</w:t>
            </w:r>
          </w:p>
          <w:p w:rsidR="00000000" w:rsidDel="00000000" w:rsidP="00000000" w:rsidRDefault="00000000" w:rsidRPr="00000000" w14:paraId="000000B8">
            <w:pPr>
              <w:widowControl w:val="0"/>
              <w:numPr>
                <w:ilvl w:val="0"/>
                <w:numId w:val="5"/>
              </w:numPr>
              <w:spacing w:after="0" w:afterAutospacing="0" w:before="0" w:beforeAutospacing="0" w:line="240" w:lineRule="auto"/>
              <w:ind w:left="720" w:hanging="360"/>
            </w:pPr>
            <w:r w:rsidDel="00000000" w:rsidR="00000000" w:rsidRPr="00000000">
              <w:rPr>
                <w:rtl w:val="0"/>
              </w:rPr>
              <w:t xml:space="preserve">Yêu cầu validate mật khẩu giống với module “Đổi mật khẩu”</w:t>
            </w:r>
          </w:p>
          <w:p w:rsidR="00000000" w:rsidDel="00000000" w:rsidP="00000000" w:rsidRDefault="00000000" w:rsidRPr="00000000" w14:paraId="000000B9">
            <w:pPr>
              <w:widowControl w:val="0"/>
              <w:numPr>
                <w:ilvl w:val="0"/>
                <w:numId w:val="5"/>
              </w:numPr>
              <w:spacing w:after="240" w:before="0" w:beforeAutospacing="0" w:line="240" w:lineRule="auto"/>
              <w:ind w:left="720" w:hanging="360"/>
            </w:pPr>
            <w:r w:rsidDel="00000000" w:rsidR="00000000" w:rsidRPr="00000000">
              <w:rPr>
                <w:rtl w:val="0"/>
              </w:rPr>
              <w:t xml:space="preserve">Khi người dùng click button[Đặt lại mật khẩu] thì hiển thị thông báo thành công và điều hướng đến màn hình “Đăng nhập”</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54"/>
        </w:numPr>
        <w:ind w:left="720" w:hanging="360"/>
        <w:rPr>
          <w:highlight w:val="yellow"/>
        </w:rPr>
      </w:pPr>
      <w:r w:rsidDel="00000000" w:rsidR="00000000" w:rsidRPr="00000000">
        <w:rPr>
          <w:highlight w:val="yellow"/>
          <w:rtl w:val="0"/>
        </w:rPr>
        <w:t xml:space="preserve">Đổi mật khẩu</w:t>
      </w:r>
    </w:p>
    <w:p w:rsidR="00000000" w:rsidDel="00000000" w:rsidP="00000000" w:rsidRDefault="00000000" w:rsidRPr="00000000" w14:paraId="000000BC">
      <w:pPr>
        <w:ind w:left="720" w:firstLine="0"/>
        <w:rPr/>
      </w:pPr>
      <w:r w:rsidDel="00000000" w:rsidR="00000000" w:rsidRPr="00000000">
        <w:rPr>
          <w:rtl w:val="0"/>
        </w:rPr>
      </w:r>
    </w:p>
    <w:tbl>
      <w:tblPr>
        <w:tblStyle w:val="Table4"/>
        <w:tblpPr w:leftFromText="180" w:rightFromText="180" w:topFromText="180" w:bottomFromText="180" w:vertAnchor="text" w:horzAnchor="text" w:tblpX="720" w:tblpY="10.5249023437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40"/>
        <w:tblGridChange w:id="0">
          <w:tblGrid>
            <w:gridCol w:w="4140"/>
            <w:gridCol w:w="4140"/>
          </w:tblGrid>
        </w:tblGridChange>
      </w:tblGrid>
      <w:tr>
        <w:trPr>
          <w:cantSplit w:val="0"/>
          <w:tblHeader w:val="0"/>
        </w:trPr>
        <w:tc>
          <w:tcPr/>
          <w:p w:rsidR="00000000" w:rsidDel="00000000" w:rsidP="00000000" w:rsidRDefault="00000000" w:rsidRPr="00000000" w14:paraId="000000BD">
            <w:pPr>
              <w:widowControl w:val="0"/>
              <w:spacing w:line="240" w:lineRule="auto"/>
              <w:jc w:val="center"/>
              <w:rPr>
                <w:b w:val="1"/>
                <w:bCs w:val="1"/>
              </w:rPr>
            </w:pPr>
            <w:r w:rsidDel="00000000" w:rsidR="00000000" w:rsidRPr="00000000">
              <w:rPr>
                <w:b w:val="1"/>
                <w:bCs w:val="1"/>
                <w:rtl w:val="0"/>
              </w:rPr>
              <w:t xml:space="preserve">Objects</w:t>
            </w:r>
          </w:p>
        </w:tc>
        <w:tc>
          <w:tcPr/>
          <w:p w:rsidR="00000000" w:rsidDel="00000000" w:rsidP="00000000" w:rsidRDefault="00000000" w:rsidRPr="00000000" w14:paraId="000000BE">
            <w:pPr>
              <w:widowControl w:val="0"/>
              <w:spacing w:line="240" w:lineRule="auto"/>
              <w:jc w:val="center"/>
              <w:rPr>
                <w:b w:val="1"/>
                <w:bCs w:val="1"/>
              </w:rPr>
            </w:pPr>
            <w:r w:rsidDel="00000000" w:rsidR="00000000" w:rsidRPr="00000000">
              <w:rPr>
                <w:b w:val="1"/>
                <w:bCs w:val="1"/>
                <w:rtl w:val="0"/>
              </w:rPr>
              <w:t xml:space="preserve">Yêu cầu</w:t>
            </w:r>
          </w:p>
        </w:tc>
      </w:tr>
      <w:tr>
        <w:trPr>
          <w:cantSplit w:val="0"/>
          <w:tblHeader w:val="0"/>
        </w:trPr>
        <w:tc>
          <w:tcPr/>
          <w:p w:rsidR="00000000" w:rsidDel="00000000" w:rsidP="00000000" w:rsidRDefault="00000000" w:rsidRPr="00000000" w14:paraId="000000BF">
            <w:pPr>
              <w:widowControl w:val="0"/>
              <w:spacing w:line="240" w:lineRule="auto"/>
              <w:rPr/>
            </w:pPr>
            <w:r w:rsidDel="00000000" w:rsidR="00000000" w:rsidRPr="00000000">
              <w:rPr>
                <w:rtl w:val="0"/>
              </w:rPr>
              <w:t xml:space="preserve">Textbox[Mật khẩu hiện tại]</w:t>
            </w:r>
          </w:p>
        </w:tc>
        <w:tc>
          <w:tcPr/>
          <w:p w:rsidR="00000000" w:rsidDel="00000000" w:rsidP="00000000" w:rsidRDefault="00000000" w:rsidRPr="00000000" w14:paraId="000000C0">
            <w:pPr>
              <w:widowControl w:val="0"/>
              <w:numPr>
                <w:ilvl w:val="0"/>
                <w:numId w:val="62"/>
              </w:numPr>
              <w:spacing w:line="240" w:lineRule="auto"/>
              <w:ind w:left="720" w:hanging="360"/>
            </w:pPr>
            <w:r w:rsidDel="00000000" w:rsidR="00000000" w:rsidRPr="00000000">
              <w:rPr>
                <w:rtl w:val="0"/>
              </w:rPr>
              <w:t xml:space="preserve">Trường bắt buộc, validate khi bỏ trống, nhập sai mật khẩu hiện tại</w:t>
            </w:r>
          </w:p>
        </w:tc>
      </w:tr>
      <w:tr>
        <w:trPr>
          <w:cantSplit w:val="0"/>
          <w:tblHeader w:val="0"/>
        </w:trPr>
        <w:tc>
          <w:tcPr/>
          <w:p w:rsidR="00000000" w:rsidDel="00000000" w:rsidP="00000000" w:rsidRDefault="00000000" w:rsidRPr="00000000" w14:paraId="000000C1">
            <w:pPr>
              <w:widowControl w:val="0"/>
              <w:spacing w:line="240" w:lineRule="auto"/>
              <w:rPr/>
            </w:pPr>
            <w:r w:rsidDel="00000000" w:rsidR="00000000" w:rsidRPr="00000000">
              <w:rPr>
                <w:rtl w:val="0"/>
              </w:rPr>
              <w:t xml:space="preserve">Textbox[Mật khẩu mới]</w:t>
            </w:r>
          </w:p>
        </w:tc>
        <w:tc>
          <w:tcPr/>
          <w:p w:rsidR="00000000" w:rsidDel="00000000" w:rsidP="00000000" w:rsidRDefault="00000000" w:rsidRPr="00000000" w14:paraId="000000C2">
            <w:pPr>
              <w:widowControl w:val="0"/>
              <w:numPr>
                <w:ilvl w:val="0"/>
                <w:numId w:val="62"/>
              </w:numPr>
              <w:spacing w:line="240" w:lineRule="auto"/>
              <w:ind w:left="720" w:hanging="360"/>
            </w:pPr>
            <w:r w:rsidDel="00000000" w:rsidR="00000000" w:rsidRPr="00000000">
              <w:rPr>
                <w:rtl w:val="0"/>
              </w:rPr>
              <w:t xml:space="preserve">Trường bắt buộc, validate khi bỏ trống, validate khi nhập mật khẩu mới giống với mật khẩu hiện tại</w:t>
            </w:r>
          </w:p>
          <w:p w:rsidR="00000000" w:rsidDel="00000000" w:rsidP="00000000" w:rsidRDefault="00000000" w:rsidRPr="00000000" w14:paraId="000000C3">
            <w:pPr>
              <w:widowControl w:val="0"/>
              <w:numPr>
                <w:ilvl w:val="0"/>
                <w:numId w:val="62"/>
              </w:numPr>
              <w:spacing w:line="240" w:lineRule="auto"/>
              <w:ind w:left="720" w:hanging="360"/>
            </w:pPr>
            <w:r w:rsidDel="00000000" w:rsidR="00000000" w:rsidRPr="00000000">
              <w:rPr>
                <w:rtl w:val="0"/>
              </w:rPr>
              <w:t xml:space="preserve">Mật khẩu phải có ít nhất 8 ký tự bao gồm chữ hoa, chữ thường, số và ký tự đặc biệt</w:t>
            </w:r>
          </w:p>
        </w:tc>
      </w:tr>
      <w:tr>
        <w:trPr>
          <w:cantSplit w:val="0"/>
          <w:tblHeader w:val="0"/>
        </w:trPr>
        <w:tc>
          <w:tcPr/>
          <w:p w:rsidR="00000000" w:rsidDel="00000000" w:rsidP="00000000" w:rsidRDefault="00000000" w:rsidRPr="00000000" w14:paraId="000000C4">
            <w:pPr>
              <w:widowControl w:val="0"/>
              <w:spacing w:line="240" w:lineRule="auto"/>
              <w:rPr/>
            </w:pPr>
            <w:r w:rsidDel="00000000" w:rsidR="00000000" w:rsidRPr="00000000">
              <w:rPr>
                <w:rtl w:val="0"/>
              </w:rPr>
              <w:t xml:space="preserve">Textbox[Xác nhận mật khẩu mới]</w:t>
            </w:r>
          </w:p>
        </w:tc>
        <w:tc>
          <w:tcPr/>
          <w:p w:rsidR="00000000" w:rsidDel="00000000" w:rsidP="00000000" w:rsidRDefault="00000000" w:rsidRPr="00000000" w14:paraId="000000C5">
            <w:pPr>
              <w:widowControl w:val="0"/>
              <w:numPr>
                <w:ilvl w:val="0"/>
                <w:numId w:val="62"/>
              </w:numPr>
              <w:spacing w:line="240" w:lineRule="auto"/>
              <w:ind w:left="720" w:hanging="360"/>
            </w:pPr>
            <w:r w:rsidDel="00000000" w:rsidR="00000000" w:rsidRPr="00000000">
              <w:rPr>
                <w:rtl w:val="0"/>
              </w:rPr>
              <w:t xml:space="preserve">Trường bắt buộc, validate khi bỏ trống, xác nhận mật khẩu không trùng khớp</w:t>
            </w:r>
          </w:p>
        </w:tc>
      </w:tr>
      <w:tr>
        <w:trPr>
          <w:cantSplit w:val="0"/>
          <w:tblHeader w:val="0"/>
        </w:trPr>
        <w:tc>
          <w:tcPr/>
          <w:p w:rsidR="00000000" w:rsidDel="00000000" w:rsidP="00000000" w:rsidRDefault="00000000" w:rsidRPr="00000000" w14:paraId="000000C6">
            <w:pPr>
              <w:widowControl w:val="0"/>
              <w:spacing w:line="240" w:lineRule="auto"/>
              <w:rPr/>
            </w:pPr>
            <w:r w:rsidDel="00000000" w:rsidR="00000000" w:rsidRPr="00000000">
              <w:rPr>
                <w:rtl w:val="0"/>
              </w:rPr>
              <w:t xml:space="preserve">Button[Đổi mật khẩu]</w:t>
            </w:r>
          </w:p>
        </w:tc>
        <w:tc>
          <w:tcPr/>
          <w:p w:rsidR="00000000" w:rsidDel="00000000" w:rsidP="00000000" w:rsidRDefault="00000000" w:rsidRPr="00000000" w14:paraId="000000C7">
            <w:pPr>
              <w:widowControl w:val="0"/>
              <w:numPr>
                <w:ilvl w:val="0"/>
                <w:numId w:val="53"/>
              </w:numPr>
              <w:spacing w:line="240" w:lineRule="auto"/>
              <w:ind w:left="720" w:hanging="360"/>
            </w:pPr>
            <w:r w:rsidDel="00000000" w:rsidR="00000000" w:rsidRPr="00000000">
              <w:rPr>
                <w:rtl w:val="0"/>
              </w:rPr>
              <w:t xml:space="preserve">Thành công thì hiển thị thông báo</w:t>
            </w:r>
          </w:p>
        </w:tc>
      </w:tr>
    </w:tbl>
    <w:p w:rsidR="00000000" w:rsidDel="00000000" w:rsidP="00000000" w:rsidRDefault="00000000" w:rsidRPr="00000000" w14:paraId="000000C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dkezyme8jmr"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Role Sinh viên</w:t>
      </w:r>
      <w:r w:rsidDel="00000000" w:rsidR="00000000" w:rsidRPr="00000000">
        <w:rPr>
          <w:rtl w:val="0"/>
        </w:rPr>
      </w:r>
    </w:p>
    <w:p w:rsidR="00000000" w:rsidDel="00000000" w:rsidP="00000000" w:rsidRDefault="00000000" w:rsidRPr="00000000" w14:paraId="000000CA">
      <w:pPr>
        <w:rPr>
          <w:highlight w:val="yellow"/>
        </w:rPr>
      </w:pPr>
      <w:r w:rsidDel="00000000" w:rsidR="00000000" w:rsidRPr="00000000">
        <w:rPr>
          <w:rtl w:val="0"/>
        </w:rPr>
      </w:r>
    </w:p>
    <w:p w:rsidR="00000000" w:rsidDel="00000000" w:rsidP="00000000" w:rsidRDefault="00000000" w:rsidRPr="00000000" w14:paraId="000000CB">
      <w:pPr>
        <w:numPr>
          <w:ilvl w:val="0"/>
          <w:numId w:val="115"/>
        </w:numPr>
        <w:ind w:left="720" w:hanging="360"/>
        <w:rPr>
          <w:highlight w:val="yellow"/>
        </w:rPr>
      </w:pPr>
      <w:r w:rsidDel="00000000" w:rsidR="00000000" w:rsidRPr="00000000">
        <w:rPr>
          <w:highlight w:val="yellow"/>
          <w:rtl w:val="0"/>
        </w:rPr>
        <w:t xml:space="preserve">Tài khoản SV</w:t>
      </w:r>
    </w:p>
    <w:p w:rsidR="00000000" w:rsidDel="00000000" w:rsidP="00000000" w:rsidRDefault="00000000" w:rsidRPr="00000000" w14:paraId="000000CC">
      <w:pPr>
        <w:rPr/>
      </w:pPr>
      <w:r w:rsidDel="00000000" w:rsidR="00000000" w:rsidRPr="00000000">
        <w:rPr>
          <w:rtl w:val="0"/>
        </w:rPr>
        <w:t xml:space="preserve">Không cho chỉnh sửa thông tin, hiển thị các thông tin cá nhân sau:</w:t>
      </w:r>
    </w:p>
    <w:p w:rsidR="00000000" w:rsidDel="00000000" w:rsidP="00000000" w:rsidRDefault="00000000" w:rsidRPr="00000000" w14:paraId="000000CD">
      <w:pPr>
        <w:widowControl w:val="0"/>
        <w:numPr>
          <w:ilvl w:val="0"/>
          <w:numId w:val="85"/>
        </w:numPr>
        <w:spacing w:line="240" w:lineRule="auto"/>
        <w:ind w:left="1440" w:hanging="360"/>
      </w:pPr>
      <w:r w:rsidDel="00000000" w:rsidR="00000000" w:rsidRPr="00000000">
        <w:rPr>
          <w:rtl w:val="0"/>
        </w:rPr>
        <w:t xml:space="preserve">MSV</w:t>
      </w:r>
    </w:p>
    <w:p w:rsidR="00000000" w:rsidDel="00000000" w:rsidP="00000000" w:rsidRDefault="00000000" w:rsidRPr="00000000" w14:paraId="000000CE">
      <w:pPr>
        <w:widowControl w:val="0"/>
        <w:numPr>
          <w:ilvl w:val="0"/>
          <w:numId w:val="85"/>
        </w:numPr>
        <w:spacing w:line="240" w:lineRule="auto"/>
        <w:ind w:left="1440" w:hanging="360"/>
      </w:pPr>
      <w:r w:rsidDel="00000000" w:rsidR="00000000" w:rsidRPr="00000000">
        <w:rPr>
          <w:rtl w:val="0"/>
        </w:rPr>
        <w:t xml:space="preserve">Họ tên</w:t>
      </w:r>
    </w:p>
    <w:p w:rsidR="00000000" w:rsidDel="00000000" w:rsidP="00000000" w:rsidRDefault="00000000" w:rsidRPr="00000000" w14:paraId="000000CF">
      <w:pPr>
        <w:widowControl w:val="0"/>
        <w:numPr>
          <w:ilvl w:val="0"/>
          <w:numId w:val="85"/>
        </w:numPr>
        <w:spacing w:line="240" w:lineRule="auto"/>
        <w:ind w:left="1440" w:hanging="360"/>
      </w:pPr>
      <w:r w:rsidDel="00000000" w:rsidR="00000000" w:rsidRPr="00000000">
        <w:rPr>
          <w:rtl w:val="0"/>
        </w:rPr>
        <w:t xml:space="preserve">Lớp</w:t>
      </w:r>
    </w:p>
    <w:p w:rsidR="00000000" w:rsidDel="00000000" w:rsidP="00000000" w:rsidRDefault="00000000" w:rsidRPr="00000000" w14:paraId="000000D0">
      <w:pPr>
        <w:widowControl w:val="0"/>
        <w:numPr>
          <w:ilvl w:val="0"/>
          <w:numId w:val="85"/>
        </w:numPr>
        <w:spacing w:line="240" w:lineRule="auto"/>
        <w:ind w:left="1440" w:hanging="360"/>
      </w:pPr>
      <w:r w:rsidDel="00000000" w:rsidR="00000000" w:rsidRPr="00000000">
        <w:rPr>
          <w:rtl w:val="0"/>
        </w:rPr>
        <w:t xml:space="preserve">Khoa</w:t>
      </w:r>
    </w:p>
    <w:p w:rsidR="00000000" w:rsidDel="00000000" w:rsidP="00000000" w:rsidRDefault="00000000" w:rsidRPr="00000000" w14:paraId="000000D1">
      <w:pPr>
        <w:widowControl w:val="0"/>
        <w:numPr>
          <w:ilvl w:val="0"/>
          <w:numId w:val="85"/>
        </w:numPr>
        <w:spacing w:line="240" w:lineRule="auto"/>
        <w:ind w:left="1440" w:hanging="360"/>
      </w:pPr>
      <w:r w:rsidDel="00000000" w:rsidR="00000000" w:rsidRPr="00000000">
        <w:rPr>
          <w:rtl w:val="0"/>
        </w:rPr>
        <w:t xml:space="preserve">Khóa</w:t>
      </w:r>
    </w:p>
    <w:p w:rsidR="00000000" w:rsidDel="00000000" w:rsidP="00000000" w:rsidRDefault="00000000" w:rsidRPr="00000000" w14:paraId="000000D2">
      <w:pPr>
        <w:widowControl w:val="0"/>
        <w:numPr>
          <w:ilvl w:val="0"/>
          <w:numId w:val="85"/>
        </w:numPr>
        <w:spacing w:line="240" w:lineRule="auto"/>
        <w:ind w:left="1440" w:hanging="360"/>
      </w:pPr>
      <w:r w:rsidDel="00000000" w:rsidR="00000000" w:rsidRPr="00000000">
        <w:rPr>
          <w:rtl w:val="0"/>
        </w:rPr>
        <w:t xml:space="preserve">Bậc: Cử nhân/Kỹ sư</w:t>
      </w:r>
    </w:p>
    <w:p w:rsidR="00000000" w:rsidDel="00000000" w:rsidP="00000000" w:rsidRDefault="00000000" w:rsidRPr="00000000" w14:paraId="000000D3">
      <w:pPr>
        <w:widowControl w:val="0"/>
        <w:numPr>
          <w:ilvl w:val="0"/>
          <w:numId w:val="85"/>
        </w:numPr>
        <w:spacing w:line="240" w:lineRule="auto"/>
        <w:ind w:left="1440" w:hanging="360"/>
      </w:pPr>
      <w:r w:rsidDel="00000000" w:rsidR="00000000" w:rsidRPr="00000000">
        <w:rPr>
          <w:rtl w:val="0"/>
        </w:rPr>
        <w:t xml:space="preserve">SĐT</w:t>
      </w:r>
    </w:p>
    <w:p w:rsidR="00000000" w:rsidDel="00000000" w:rsidP="00000000" w:rsidRDefault="00000000" w:rsidRPr="00000000" w14:paraId="000000D4">
      <w:pPr>
        <w:widowControl w:val="0"/>
        <w:numPr>
          <w:ilvl w:val="0"/>
          <w:numId w:val="85"/>
        </w:numPr>
        <w:spacing w:line="240" w:lineRule="auto"/>
        <w:ind w:left="1440" w:hanging="360"/>
      </w:pPr>
      <w:r w:rsidDel="00000000" w:rsidR="00000000" w:rsidRPr="00000000">
        <w:rPr>
          <w:rtl w:val="0"/>
        </w:rPr>
        <w:t xml:space="preserve">Email</w:t>
      </w:r>
    </w:p>
    <w:p w:rsidR="00000000" w:rsidDel="00000000" w:rsidP="00000000" w:rsidRDefault="00000000" w:rsidRPr="00000000" w14:paraId="000000D5">
      <w:pPr>
        <w:widowControl w:val="0"/>
        <w:numPr>
          <w:ilvl w:val="0"/>
          <w:numId w:val="85"/>
        </w:numPr>
        <w:spacing w:line="240" w:lineRule="auto"/>
        <w:ind w:left="1440" w:hanging="360"/>
      </w:pPr>
      <w:r w:rsidDel="00000000" w:rsidR="00000000" w:rsidRPr="00000000">
        <w:rPr>
          <w:rtl w:val="0"/>
        </w:rPr>
        <w:t xml:space="preserve">Ngày sinh</w:t>
      </w:r>
    </w:p>
    <w:p w:rsidR="00000000" w:rsidDel="00000000" w:rsidP="00000000" w:rsidRDefault="00000000" w:rsidRPr="00000000" w14:paraId="000000D6">
      <w:pPr>
        <w:widowControl w:val="0"/>
        <w:numPr>
          <w:ilvl w:val="0"/>
          <w:numId w:val="85"/>
        </w:numPr>
        <w:spacing w:line="240" w:lineRule="auto"/>
        <w:ind w:left="1440" w:hanging="360"/>
      </w:pPr>
      <w:r w:rsidDel="00000000" w:rsidR="00000000" w:rsidRPr="00000000">
        <w:rPr>
          <w:rtl w:val="0"/>
        </w:rPr>
        <w:t xml:space="preserve">Giới tính</w:t>
      </w:r>
    </w:p>
    <w:p w:rsidR="00000000" w:rsidDel="00000000" w:rsidP="00000000" w:rsidRDefault="00000000" w:rsidRPr="00000000" w14:paraId="000000D7">
      <w:pPr>
        <w:widowControl w:val="0"/>
        <w:numPr>
          <w:ilvl w:val="0"/>
          <w:numId w:val="85"/>
        </w:numPr>
        <w:spacing w:line="240" w:lineRule="auto"/>
        <w:ind w:left="1440" w:hanging="360"/>
      </w:pPr>
      <w:r w:rsidDel="00000000" w:rsidR="00000000" w:rsidRPr="00000000">
        <w:rPr>
          <w:rtl w:val="0"/>
        </w:rPr>
        <w:t xml:space="preserve">Địa chỉ thường trú</w:t>
      </w:r>
    </w:p>
    <w:p w:rsidR="00000000" w:rsidDel="00000000" w:rsidP="00000000" w:rsidRDefault="00000000" w:rsidRPr="00000000" w14:paraId="000000D8">
      <w:pPr>
        <w:widowControl w:val="0"/>
        <w:spacing w:line="240" w:lineRule="auto"/>
        <w:rPr/>
      </w:pPr>
      <w:r w:rsidDel="00000000" w:rsidR="00000000" w:rsidRPr="00000000">
        <w:rPr>
          <w:rtl w:val="0"/>
        </w:rPr>
        <w:t xml:space="preserve">Hiển thị thông tin GVHD nếu đã được phân công:</w:t>
      </w:r>
    </w:p>
    <w:p w:rsidR="00000000" w:rsidDel="00000000" w:rsidP="00000000" w:rsidRDefault="00000000" w:rsidRPr="00000000" w14:paraId="000000D9">
      <w:pPr>
        <w:widowControl w:val="0"/>
        <w:numPr>
          <w:ilvl w:val="0"/>
          <w:numId w:val="65"/>
        </w:numPr>
        <w:spacing w:line="240" w:lineRule="auto"/>
        <w:ind w:left="720" w:hanging="360"/>
      </w:pPr>
      <w:r w:rsidDel="00000000" w:rsidR="00000000" w:rsidRPr="00000000">
        <w:rPr>
          <w:rtl w:val="0"/>
        </w:rPr>
        <w:t xml:space="preserve">Họ tên</w:t>
      </w:r>
    </w:p>
    <w:p w:rsidR="00000000" w:rsidDel="00000000" w:rsidP="00000000" w:rsidRDefault="00000000" w:rsidRPr="00000000" w14:paraId="000000DA">
      <w:pPr>
        <w:widowControl w:val="0"/>
        <w:numPr>
          <w:ilvl w:val="0"/>
          <w:numId w:val="65"/>
        </w:numPr>
        <w:spacing w:line="240" w:lineRule="auto"/>
        <w:ind w:left="720" w:hanging="360"/>
      </w:pPr>
      <w:r w:rsidDel="00000000" w:rsidR="00000000" w:rsidRPr="00000000">
        <w:rPr>
          <w:rtl w:val="0"/>
        </w:rPr>
        <w:t xml:space="preserve">Số điện thoại</w:t>
      </w:r>
    </w:p>
    <w:p w:rsidR="00000000" w:rsidDel="00000000" w:rsidP="00000000" w:rsidRDefault="00000000" w:rsidRPr="00000000" w14:paraId="000000DB">
      <w:pPr>
        <w:widowControl w:val="0"/>
        <w:numPr>
          <w:ilvl w:val="0"/>
          <w:numId w:val="65"/>
        </w:numPr>
        <w:spacing w:line="240" w:lineRule="auto"/>
        <w:ind w:left="720" w:hanging="360"/>
      </w:pPr>
      <w:r w:rsidDel="00000000" w:rsidR="00000000" w:rsidRPr="00000000">
        <w:rPr>
          <w:rtl w:val="0"/>
        </w:rPr>
        <w:t xml:space="preserve">Email</w:t>
      </w:r>
    </w:p>
    <w:p w:rsidR="00000000" w:rsidDel="00000000" w:rsidP="00000000" w:rsidRDefault="00000000" w:rsidRPr="00000000" w14:paraId="000000DC">
      <w:pPr>
        <w:widowControl w:val="0"/>
        <w:numPr>
          <w:ilvl w:val="0"/>
          <w:numId w:val="65"/>
        </w:numPr>
        <w:spacing w:line="240" w:lineRule="auto"/>
        <w:ind w:left="720" w:hanging="360"/>
      </w:pPr>
      <w:r w:rsidDel="00000000" w:rsidR="00000000" w:rsidRPr="00000000">
        <w:rPr>
          <w:rtl w:val="0"/>
        </w:rPr>
        <w:t xml:space="preserve">Giới tính</w:t>
      </w:r>
    </w:p>
    <w:p w:rsidR="00000000" w:rsidDel="00000000" w:rsidP="00000000" w:rsidRDefault="00000000" w:rsidRPr="00000000" w14:paraId="000000DD">
      <w:pPr>
        <w:widowControl w:val="0"/>
        <w:numPr>
          <w:ilvl w:val="0"/>
          <w:numId w:val="65"/>
        </w:numPr>
        <w:spacing w:line="240" w:lineRule="auto"/>
        <w:ind w:left="720" w:hanging="360"/>
      </w:pPr>
      <w:r w:rsidDel="00000000" w:rsidR="00000000" w:rsidRPr="00000000">
        <w:rPr>
          <w:rtl w:val="0"/>
        </w:rPr>
        <w:t xml:space="preserve">Bậc: Thạc sĩ/Tiến sĩ/phó giáo sư/giáo sư</w:t>
      </w:r>
    </w:p>
    <w:p w:rsidR="00000000" w:rsidDel="00000000" w:rsidP="00000000" w:rsidRDefault="00000000" w:rsidRPr="00000000" w14:paraId="000000DE">
      <w:pPr>
        <w:widowControl w:val="0"/>
        <w:numPr>
          <w:ilvl w:val="0"/>
          <w:numId w:val="115"/>
        </w:numPr>
        <w:spacing w:line="240" w:lineRule="auto"/>
        <w:ind w:left="720" w:hanging="360"/>
        <w:rPr>
          <w:highlight w:val="yellow"/>
        </w:rPr>
      </w:pPr>
      <w:r w:rsidDel="00000000" w:rsidR="00000000" w:rsidRPr="00000000">
        <w:rPr>
          <w:highlight w:val="yellow"/>
          <w:rtl w:val="0"/>
        </w:rPr>
        <w:t xml:space="preserve">Hồ sơ sinh viên: </w:t>
      </w:r>
    </w:p>
    <w:p w:rsidR="00000000" w:rsidDel="00000000" w:rsidP="00000000" w:rsidRDefault="00000000" w:rsidRPr="00000000" w14:paraId="000000DF">
      <w:pPr>
        <w:widowControl w:val="0"/>
        <w:numPr>
          <w:ilvl w:val="0"/>
          <w:numId w:val="90"/>
        </w:numPr>
        <w:spacing w:line="240" w:lineRule="auto"/>
        <w:ind w:left="1440" w:hanging="360"/>
      </w:pPr>
      <w:r w:rsidDel="00000000" w:rsidR="00000000" w:rsidRPr="00000000">
        <w:rPr>
          <w:rtl w:val="0"/>
        </w:rPr>
        <w:t xml:space="preserve">Đây là hồ sơ hiển thị với nhà tuyển dụng, cho phép cập nhật hồ sơ</w:t>
      </w:r>
    </w:p>
    <w:p w:rsidR="00000000" w:rsidDel="00000000" w:rsidP="00000000" w:rsidRDefault="00000000" w:rsidRPr="00000000" w14:paraId="000000E0">
      <w:pPr>
        <w:widowControl w:val="0"/>
        <w:numPr>
          <w:ilvl w:val="0"/>
          <w:numId w:val="90"/>
        </w:numPr>
        <w:spacing w:line="240" w:lineRule="auto"/>
        <w:ind w:left="1440" w:hanging="360"/>
      </w:pPr>
      <w:r w:rsidDel="00000000" w:rsidR="00000000" w:rsidRPr="00000000">
        <w:rPr>
          <w:rtl w:val="0"/>
        </w:rPr>
        <w:t xml:space="preserve">Các trường thông tin đều là bắt buộc</w:t>
      </w:r>
    </w:p>
    <w:p w:rsidR="00000000" w:rsidDel="00000000" w:rsidP="00000000" w:rsidRDefault="00000000" w:rsidRPr="00000000" w14:paraId="000000E1">
      <w:pPr>
        <w:widowControl w:val="0"/>
        <w:spacing w:line="240" w:lineRule="auto"/>
        <w:ind w:left="720" w:firstLine="0"/>
        <w:rPr/>
      </w:pP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0E2">
            <w:pPr>
              <w:widowControl w:val="0"/>
              <w:spacing w:line="240" w:lineRule="auto"/>
              <w:rPr/>
            </w:pPr>
            <w:r w:rsidDel="00000000" w:rsidR="00000000" w:rsidRPr="00000000">
              <w:rPr>
                <w:rtl w:val="0"/>
              </w:rPr>
              <w:t xml:space="preserve">Textbox[Họ tên], Textbox[Email], Textbox[Lớp],Textbox[Khoa], Textbox[Khoá], Textbox[Bậc], Textbox[Ngày sinh], Textbox[Giới tính]</w:t>
            </w:r>
          </w:p>
        </w:tc>
        <w:tc>
          <w:tcPr/>
          <w:p w:rsidR="00000000" w:rsidDel="00000000" w:rsidP="00000000" w:rsidRDefault="00000000" w:rsidRPr="00000000" w14:paraId="000000E3">
            <w:pPr>
              <w:widowControl w:val="0"/>
              <w:numPr>
                <w:ilvl w:val="0"/>
                <w:numId w:val="50"/>
              </w:numPr>
              <w:spacing w:line="240" w:lineRule="auto"/>
              <w:ind w:left="720" w:hanging="360"/>
            </w:pPr>
            <w:r w:rsidDel="00000000" w:rsidR="00000000" w:rsidRPr="00000000">
              <w:rPr>
                <w:rtl w:val="0"/>
              </w:rPr>
              <w:t xml:space="preserve">Là các thông tin lấy từ tài khoản SV, k cho phép cập nhật</w:t>
            </w:r>
          </w:p>
        </w:tc>
      </w:tr>
      <w:tr>
        <w:trPr>
          <w:cantSplit w:val="0"/>
          <w:tblHeader w:val="0"/>
        </w:trPr>
        <w:tc>
          <w:tcPr/>
          <w:p w:rsidR="00000000" w:rsidDel="00000000" w:rsidP="00000000" w:rsidRDefault="00000000" w:rsidRPr="00000000" w14:paraId="000000E4">
            <w:pPr>
              <w:widowControl w:val="0"/>
              <w:spacing w:line="240" w:lineRule="auto"/>
              <w:rPr/>
            </w:pPr>
            <w:r w:rsidDel="00000000" w:rsidR="00000000" w:rsidRPr="00000000">
              <w:rPr>
                <w:rtl w:val="0"/>
              </w:rPr>
              <w:t xml:space="preserve">Địa chỉ hiện tại</w:t>
            </w:r>
          </w:p>
        </w:tc>
        <w:tc>
          <w:tcPr/>
          <w:p w:rsidR="00000000" w:rsidDel="00000000" w:rsidP="00000000" w:rsidRDefault="00000000" w:rsidRPr="00000000" w14:paraId="000000E5">
            <w:pPr>
              <w:widowControl w:val="0"/>
              <w:numPr>
                <w:ilvl w:val="0"/>
                <w:numId w:val="7"/>
              </w:numPr>
              <w:spacing w:line="240" w:lineRule="auto"/>
              <w:ind w:left="720" w:hanging="360"/>
            </w:pPr>
            <w:r w:rsidDel="00000000" w:rsidR="00000000" w:rsidRPr="00000000">
              <w:rPr>
                <w:rtl w:val="0"/>
              </w:rPr>
              <w:t xml:space="preserve">Thiết kế và validate như địa chỉ doanh nghiệp</w:t>
            </w:r>
          </w:p>
        </w:tc>
      </w:tr>
      <w:tr>
        <w:trPr>
          <w:cantSplit w:val="0"/>
          <w:tblHeader w:val="0"/>
        </w:trPr>
        <w:tc>
          <w:tcPr/>
          <w:p w:rsidR="00000000" w:rsidDel="00000000" w:rsidP="00000000" w:rsidRDefault="00000000" w:rsidRPr="00000000" w14:paraId="000000E6">
            <w:pPr>
              <w:widowControl w:val="0"/>
              <w:spacing w:line="240" w:lineRule="auto"/>
              <w:rPr/>
            </w:pPr>
            <w:r w:rsidDel="00000000" w:rsidR="00000000" w:rsidRPr="00000000">
              <w:rPr>
                <w:rtl w:val="0"/>
              </w:rPr>
              <w:t xml:space="preserve">SĐT</w:t>
            </w:r>
          </w:p>
        </w:tc>
        <w:tc>
          <w:tcPr/>
          <w:p w:rsidR="00000000" w:rsidDel="00000000" w:rsidP="00000000" w:rsidRDefault="00000000" w:rsidRPr="00000000" w14:paraId="000000E7">
            <w:pPr>
              <w:widowControl w:val="0"/>
              <w:numPr>
                <w:ilvl w:val="0"/>
                <w:numId w:val="44"/>
              </w:numPr>
              <w:spacing w:line="240" w:lineRule="auto"/>
              <w:ind w:left="720" w:hanging="360"/>
            </w:pPr>
            <w:r w:rsidDel="00000000" w:rsidR="00000000" w:rsidRPr="00000000">
              <w:rPr>
                <w:rtl w:val="0"/>
              </w:rPr>
              <w:t xml:space="preserve">Thiết kế và validate như doanh nghiệp</w:t>
            </w:r>
          </w:p>
        </w:tc>
      </w:tr>
      <w:tr>
        <w:trPr>
          <w:cantSplit w:val="0"/>
          <w:tblHeader w:val="0"/>
        </w:trPr>
        <w:tc>
          <w:tcPr/>
          <w:p w:rsidR="00000000" w:rsidDel="00000000" w:rsidP="00000000" w:rsidRDefault="00000000" w:rsidRPr="00000000" w14:paraId="000000E8">
            <w:pPr>
              <w:widowControl w:val="0"/>
              <w:spacing w:line="240" w:lineRule="auto"/>
              <w:rPr/>
            </w:pPr>
            <w:r w:rsidDel="00000000" w:rsidR="00000000" w:rsidRPr="00000000">
              <w:rPr>
                <w:rtl w:val="0"/>
              </w:rPr>
              <w:t xml:space="preserve">Textbox[Thư giới thiệu bản thân]</w:t>
            </w:r>
          </w:p>
        </w:tc>
        <w:tc>
          <w:tcPr/>
          <w:p w:rsidR="00000000" w:rsidDel="00000000" w:rsidP="00000000" w:rsidRDefault="00000000" w:rsidRPr="00000000" w14:paraId="000000E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A">
            <w:pPr>
              <w:widowControl w:val="0"/>
              <w:spacing w:line="240" w:lineRule="auto"/>
              <w:rPr/>
            </w:pPr>
            <w:r w:rsidDel="00000000" w:rsidR="00000000" w:rsidRPr="00000000">
              <w:rPr>
                <w:rtl w:val="0"/>
              </w:rPr>
              <w:t xml:space="preserve">File CV đính kèm</w:t>
            </w:r>
          </w:p>
        </w:tc>
        <w:tc>
          <w:tcPr/>
          <w:p w:rsidR="00000000" w:rsidDel="00000000" w:rsidP="00000000" w:rsidRDefault="00000000" w:rsidRPr="00000000" w14:paraId="000000EB">
            <w:pPr>
              <w:widowControl w:val="0"/>
              <w:numPr>
                <w:ilvl w:val="0"/>
                <w:numId w:val="15"/>
              </w:numPr>
              <w:spacing w:line="240" w:lineRule="auto"/>
              <w:ind w:left="720" w:hanging="360"/>
            </w:pPr>
            <w:r w:rsidDel="00000000" w:rsidR="00000000" w:rsidRPr="00000000">
              <w:rPr>
                <w:rtl w:val="0"/>
              </w:rPr>
              <w:t xml:space="preserve">Cho phép upload file định dạng docx, pdf</w:t>
            </w:r>
          </w:p>
        </w:tc>
      </w:tr>
      <w:tr>
        <w:trPr>
          <w:cantSplit w:val="0"/>
          <w:tblHeader w:val="0"/>
        </w:trPr>
        <w:tc>
          <w:tcPr/>
          <w:p w:rsidR="00000000" w:rsidDel="00000000" w:rsidP="00000000" w:rsidRDefault="00000000" w:rsidRPr="00000000" w14:paraId="000000EC">
            <w:pPr>
              <w:widowControl w:val="0"/>
              <w:spacing w:line="240" w:lineRule="auto"/>
              <w:rPr/>
            </w:pPr>
            <w:r w:rsidDel="00000000" w:rsidR="00000000" w:rsidRPr="00000000">
              <w:rPr>
                <w:rtl w:val="0"/>
              </w:rPr>
              <w:t xml:space="preserve">Button[Cập nhật]</w:t>
            </w:r>
          </w:p>
          <w:p w:rsidR="00000000" w:rsidDel="00000000" w:rsidP="00000000" w:rsidRDefault="00000000" w:rsidRPr="00000000" w14:paraId="000000ED">
            <w:pPr>
              <w:widowControl w:val="0"/>
              <w:spacing w:line="240" w:lineRule="auto"/>
              <w:rPr/>
            </w:pPr>
            <w:r w:rsidDel="00000000" w:rsidR="00000000" w:rsidRPr="00000000">
              <w:rPr>
                <w:rtl w:val="0"/>
              </w:rPr>
              <w:t xml:space="preserve">Button[Hủy]</w:t>
            </w:r>
          </w:p>
        </w:tc>
        <w:tc>
          <w:tcPr/>
          <w:p w:rsidR="00000000" w:rsidDel="00000000" w:rsidP="00000000" w:rsidRDefault="00000000" w:rsidRPr="00000000" w14:paraId="000000EE">
            <w:pPr>
              <w:widowControl w:val="0"/>
              <w:numPr>
                <w:ilvl w:val="0"/>
                <w:numId w:val="18"/>
              </w:numPr>
              <w:spacing w:line="240" w:lineRule="auto"/>
              <w:ind w:left="720" w:hanging="360"/>
            </w:pPr>
            <w:r w:rsidDel="00000000" w:rsidR="00000000" w:rsidRPr="00000000">
              <w:rPr>
                <w:rtl w:val="0"/>
              </w:rPr>
              <w:t xml:space="preserve">Cập nhật thành công thì thông báo</w:t>
            </w:r>
          </w:p>
        </w:tc>
      </w:tr>
    </w:tbl>
    <w:p w:rsidR="00000000" w:rsidDel="00000000" w:rsidP="00000000" w:rsidRDefault="00000000" w:rsidRPr="00000000" w14:paraId="000000EF">
      <w:pPr>
        <w:widowControl w:val="0"/>
        <w:spacing w:line="240" w:lineRule="auto"/>
        <w:ind w:left="720" w:firstLine="0"/>
        <w:rPr/>
      </w:pPr>
      <w:r w:rsidDel="00000000" w:rsidR="00000000" w:rsidRPr="00000000">
        <w:rPr>
          <w:rtl w:val="0"/>
        </w:rPr>
      </w:r>
    </w:p>
    <w:p w:rsidR="00000000" w:rsidDel="00000000" w:rsidP="00000000" w:rsidRDefault="00000000" w:rsidRPr="00000000" w14:paraId="000000F0">
      <w:pPr>
        <w:widowControl w:val="0"/>
        <w:numPr>
          <w:ilvl w:val="0"/>
          <w:numId w:val="115"/>
        </w:numPr>
        <w:spacing w:line="240" w:lineRule="auto"/>
        <w:ind w:left="720" w:hanging="360"/>
        <w:rPr>
          <w:highlight w:val="yellow"/>
        </w:rPr>
      </w:pPr>
      <w:r w:rsidDel="00000000" w:rsidR="00000000" w:rsidRPr="00000000">
        <w:rPr>
          <w:highlight w:val="yellow"/>
          <w:rtl w:val="0"/>
        </w:rPr>
        <w:t xml:space="preserve">Tra cứu và ứng tuyển:</w:t>
      </w:r>
    </w:p>
    <w:p w:rsidR="00000000" w:rsidDel="00000000" w:rsidP="00000000" w:rsidRDefault="00000000" w:rsidRPr="00000000" w14:paraId="000000F1">
      <w:pPr>
        <w:widowControl w:val="0"/>
        <w:numPr>
          <w:ilvl w:val="0"/>
          <w:numId w:val="110"/>
        </w:numPr>
        <w:spacing w:line="240" w:lineRule="auto"/>
        <w:ind w:left="1440" w:hanging="360"/>
      </w:pPr>
      <w:r w:rsidDel="00000000" w:rsidR="00000000" w:rsidRPr="00000000">
        <w:rPr>
          <w:rtl w:val="0"/>
        </w:rPr>
        <w:t xml:space="preserve">Chỉ hiển thị danh sách các tin tuyển dụng thuộc ngành/khoa của SV, tin đang hoạt động và còn thời hạn, hiển thị mỗi tin theo từng thẻ gồm các thông tin: tiêu đề, tên công ty,địa chỉ, vị trí tuyển dụng, mức lương, yêu cầu kinh nghiệm, thời hạn. Có thể tham khảo mẫu sau:</w:t>
      </w:r>
    </w:p>
    <w:p w:rsidR="00000000" w:rsidDel="00000000" w:rsidP="00000000" w:rsidRDefault="00000000" w:rsidRPr="00000000" w14:paraId="000000F2">
      <w:pPr>
        <w:widowControl w:val="0"/>
        <w:numPr>
          <w:ilvl w:val="0"/>
          <w:numId w:val="110"/>
        </w:numPr>
        <w:spacing w:line="240" w:lineRule="auto"/>
        <w:ind w:left="1440" w:hanging="360"/>
      </w:pPr>
      <w:r w:rsidDel="00000000" w:rsidR="00000000" w:rsidRPr="00000000">
        <w:rPr/>
        <w:drawing>
          <wp:inline distB="114300" distT="114300" distL="114300" distR="114300">
            <wp:extent cx="5072063" cy="124695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72063" cy="124695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numPr>
          <w:ilvl w:val="0"/>
          <w:numId w:val="110"/>
        </w:numPr>
        <w:spacing w:line="240" w:lineRule="auto"/>
        <w:ind w:left="1440" w:hanging="360"/>
      </w:pPr>
      <w:r w:rsidDel="00000000" w:rsidR="00000000" w:rsidRPr="00000000">
        <w:rPr>
          <w:rtl w:val="0"/>
        </w:rPr>
        <w:t xml:space="preserve">Khi click vào tiêu đề hiển thị chi tiết tin tuyển dụng gồm có:</w:t>
      </w:r>
    </w:p>
    <w:p w:rsidR="00000000" w:rsidDel="00000000" w:rsidP="00000000" w:rsidRDefault="00000000" w:rsidRPr="00000000" w14:paraId="000000F4">
      <w:pPr>
        <w:ind w:left="2160" w:firstLine="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F5">
            <w:pPr>
              <w:widowControl w:val="0"/>
              <w:numPr>
                <w:ilvl w:val="0"/>
                <w:numId w:val="81"/>
              </w:numPr>
              <w:spacing w:line="240" w:lineRule="auto"/>
              <w:ind w:left="720" w:hanging="360"/>
            </w:pPr>
            <w:r w:rsidDel="00000000" w:rsidR="00000000" w:rsidRPr="00000000">
              <w:rPr>
                <w:rtl w:val="0"/>
              </w:rPr>
              <w:t xml:space="preserve">Tiêu đề</w:t>
            </w:r>
          </w:p>
          <w:p w:rsidR="00000000" w:rsidDel="00000000" w:rsidP="00000000" w:rsidRDefault="00000000" w:rsidRPr="00000000" w14:paraId="000000F6">
            <w:pPr>
              <w:widowControl w:val="0"/>
              <w:numPr>
                <w:ilvl w:val="0"/>
                <w:numId w:val="81"/>
              </w:numPr>
              <w:spacing w:line="240" w:lineRule="auto"/>
              <w:ind w:left="720" w:hanging="360"/>
            </w:pPr>
            <w:r w:rsidDel="00000000" w:rsidR="00000000" w:rsidRPr="00000000">
              <w:rPr>
                <w:rtl w:val="0"/>
              </w:rPr>
              <w:t xml:space="preserve">Thông tin doanh nghiệp</w:t>
            </w:r>
          </w:p>
          <w:p w:rsidR="00000000" w:rsidDel="00000000" w:rsidP="00000000" w:rsidRDefault="00000000" w:rsidRPr="00000000" w14:paraId="000000F7">
            <w:pPr>
              <w:widowControl w:val="0"/>
              <w:numPr>
                <w:ilvl w:val="0"/>
                <w:numId w:val="25"/>
              </w:numPr>
              <w:spacing w:line="240" w:lineRule="auto"/>
              <w:ind w:left="1440" w:hanging="360"/>
            </w:pPr>
            <w:r w:rsidDel="00000000" w:rsidR="00000000" w:rsidRPr="00000000">
              <w:rPr>
                <w:rtl w:val="0"/>
              </w:rPr>
              <w:t xml:space="preserve">Tên doanh nghiệp </w:t>
            </w:r>
          </w:p>
          <w:p w:rsidR="00000000" w:rsidDel="00000000" w:rsidP="00000000" w:rsidRDefault="00000000" w:rsidRPr="00000000" w14:paraId="000000F8">
            <w:pPr>
              <w:widowControl w:val="0"/>
              <w:numPr>
                <w:ilvl w:val="0"/>
                <w:numId w:val="25"/>
              </w:numPr>
              <w:spacing w:line="240" w:lineRule="auto"/>
              <w:ind w:left="1440" w:hanging="360"/>
            </w:pPr>
            <w:r w:rsidDel="00000000" w:rsidR="00000000" w:rsidRPr="00000000">
              <w:rPr>
                <w:rtl w:val="0"/>
              </w:rPr>
              <w:t xml:space="preserve">MST</w:t>
            </w:r>
          </w:p>
          <w:p w:rsidR="00000000" w:rsidDel="00000000" w:rsidP="00000000" w:rsidRDefault="00000000" w:rsidRPr="00000000" w14:paraId="000000F9">
            <w:pPr>
              <w:widowControl w:val="0"/>
              <w:numPr>
                <w:ilvl w:val="0"/>
                <w:numId w:val="25"/>
              </w:numPr>
              <w:spacing w:line="240" w:lineRule="auto"/>
              <w:ind w:left="1440" w:hanging="360"/>
            </w:pPr>
            <w:r w:rsidDel="00000000" w:rsidR="00000000" w:rsidRPr="00000000">
              <w:rPr>
                <w:rtl w:val="0"/>
              </w:rPr>
              <w:t xml:space="preserve">Lĩnh vực</w:t>
            </w:r>
          </w:p>
          <w:p w:rsidR="00000000" w:rsidDel="00000000" w:rsidP="00000000" w:rsidRDefault="00000000" w:rsidRPr="00000000" w14:paraId="000000FA">
            <w:pPr>
              <w:widowControl w:val="0"/>
              <w:numPr>
                <w:ilvl w:val="0"/>
                <w:numId w:val="25"/>
              </w:numPr>
              <w:spacing w:line="240" w:lineRule="auto"/>
              <w:ind w:left="1440" w:hanging="360"/>
            </w:pPr>
            <w:r w:rsidDel="00000000" w:rsidR="00000000" w:rsidRPr="00000000">
              <w:rPr>
                <w:rtl w:val="0"/>
              </w:rPr>
              <w:t xml:space="preserve">Địa điểm trụ sở chính</w:t>
            </w:r>
          </w:p>
          <w:p w:rsidR="00000000" w:rsidDel="00000000" w:rsidP="00000000" w:rsidRDefault="00000000" w:rsidRPr="00000000" w14:paraId="000000FB">
            <w:pPr>
              <w:widowControl w:val="0"/>
              <w:numPr>
                <w:ilvl w:val="0"/>
                <w:numId w:val="25"/>
              </w:numPr>
              <w:spacing w:line="240" w:lineRule="auto"/>
              <w:ind w:left="1440" w:hanging="360"/>
            </w:pPr>
            <w:r w:rsidDel="00000000" w:rsidR="00000000" w:rsidRPr="00000000">
              <w:rPr>
                <w:rtl w:val="0"/>
              </w:rPr>
              <w:t xml:space="preserve">Giới thiệu về công ty(nếu có)</w:t>
            </w:r>
          </w:p>
          <w:p w:rsidR="00000000" w:rsidDel="00000000" w:rsidP="00000000" w:rsidRDefault="00000000" w:rsidRPr="00000000" w14:paraId="000000FC">
            <w:pPr>
              <w:widowControl w:val="0"/>
              <w:numPr>
                <w:ilvl w:val="0"/>
                <w:numId w:val="25"/>
              </w:numPr>
              <w:spacing w:line="240" w:lineRule="auto"/>
              <w:ind w:left="1440" w:hanging="360"/>
            </w:pPr>
            <w:r w:rsidDel="00000000" w:rsidR="00000000" w:rsidRPr="00000000">
              <w:rPr>
                <w:rtl w:val="0"/>
              </w:rPr>
              <w:t xml:space="preserve">Website(nếu có)</w:t>
            </w:r>
          </w:p>
          <w:p w:rsidR="00000000" w:rsidDel="00000000" w:rsidP="00000000" w:rsidRDefault="00000000" w:rsidRPr="00000000" w14:paraId="000000FD">
            <w:pPr>
              <w:widowControl w:val="0"/>
              <w:numPr>
                <w:ilvl w:val="0"/>
                <w:numId w:val="100"/>
              </w:numPr>
              <w:spacing w:line="240" w:lineRule="auto"/>
              <w:ind w:left="720" w:hanging="360"/>
            </w:pPr>
            <w:r w:rsidDel="00000000" w:rsidR="00000000" w:rsidRPr="00000000">
              <w:rPr>
                <w:rtl w:val="0"/>
              </w:rPr>
              <w:t xml:space="preserve">Mức lương</w:t>
            </w:r>
          </w:p>
          <w:p w:rsidR="00000000" w:rsidDel="00000000" w:rsidP="00000000" w:rsidRDefault="00000000" w:rsidRPr="00000000" w14:paraId="000000FE">
            <w:pPr>
              <w:widowControl w:val="0"/>
              <w:numPr>
                <w:ilvl w:val="0"/>
                <w:numId w:val="100"/>
              </w:numPr>
              <w:spacing w:line="240" w:lineRule="auto"/>
              <w:ind w:left="720" w:hanging="360"/>
            </w:pPr>
            <w:r w:rsidDel="00000000" w:rsidR="00000000" w:rsidRPr="00000000">
              <w:rPr>
                <w:rtl w:val="0"/>
              </w:rPr>
              <w:t xml:space="preserve">Vị trí tuyển dụng</w:t>
            </w:r>
          </w:p>
          <w:p w:rsidR="00000000" w:rsidDel="00000000" w:rsidP="00000000" w:rsidRDefault="00000000" w:rsidRPr="00000000" w14:paraId="000000FF">
            <w:pPr>
              <w:widowControl w:val="0"/>
              <w:numPr>
                <w:ilvl w:val="0"/>
                <w:numId w:val="100"/>
              </w:numPr>
              <w:spacing w:line="240" w:lineRule="auto"/>
              <w:ind w:left="720" w:hanging="360"/>
            </w:pPr>
            <w:r w:rsidDel="00000000" w:rsidR="00000000" w:rsidRPr="00000000">
              <w:rPr>
                <w:rtl w:val="0"/>
              </w:rPr>
              <w:t xml:space="preserve">Ngành/Khoa</w:t>
            </w:r>
          </w:p>
          <w:p w:rsidR="00000000" w:rsidDel="00000000" w:rsidP="00000000" w:rsidRDefault="00000000" w:rsidRPr="00000000" w14:paraId="00000100">
            <w:pPr>
              <w:widowControl w:val="0"/>
              <w:numPr>
                <w:ilvl w:val="0"/>
                <w:numId w:val="100"/>
              </w:numPr>
              <w:spacing w:line="240" w:lineRule="auto"/>
              <w:ind w:left="720" w:hanging="360"/>
            </w:pPr>
            <w:r w:rsidDel="00000000" w:rsidR="00000000" w:rsidRPr="00000000">
              <w:rPr>
                <w:rtl w:val="0"/>
              </w:rPr>
              <w:t xml:space="preserve">Yêu cầu kinh nghiệm</w:t>
            </w:r>
          </w:p>
          <w:p w:rsidR="00000000" w:rsidDel="00000000" w:rsidP="00000000" w:rsidRDefault="00000000" w:rsidRPr="00000000" w14:paraId="00000101">
            <w:pPr>
              <w:widowControl w:val="0"/>
              <w:numPr>
                <w:ilvl w:val="0"/>
                <w:numId w:val="100"/>
              </w:numPr>
              <w:spacing w:line="240" w:lineRule="auto"/>
              <w:ind w:left="720" w:hanging="360"/>
            </w:pPr>
            <w:r w:rsidDel="00000000" w:rsidR="00000000" w:rsidRPr="00000000">
              <w:rPr>
                <w:rtl w:val="0"/>
              </w:rPr>
              <w:t xml:space="preserve">Số lượng tuyển dụng</w:t>
            </w:r>
          </w:p>
          <w:p w:rsidR="00000000" w:rsidDel="00000000" w:rsidP="00000000" w:rsidRDefault="00000000" w:rsidRPr="00000000" w14:paraId="00000102">
            <w:pPr>
              <w:widowControl w:val="0"/>
              <w:numPr>
                <w:ilvl w:val="0"/>
                <w:numId w:val="100"/>
              </w:numPr>
              <w:spacing w:line="240" w:lineRule="auto"/>
              <w:ind w:left="720" w:hanging="360"/>
            </w:pPr>
            <w:r w:rsidDel="00000000" w:rsidR="00000000" w:rsidRPr="00000000">
              <w:rPr>
                <w:rtl w:val="0"/>
              </w:rPr>
              <w:t xml:space="preserve">Hình thức làm việc: part-time / full-time</w:t>
            </w:r>
          </w:p>
          <w:p w:rsidR="00000000" w:rsidDel="00000000" w:rsidP="00000000" w:rsidRDefault="00000000" w:rsidRPr="00000000" w14:paraId="00000103">
            <w:pPr>
              <w:widowControl w:val="0"/>
              <w:numPr>
                <w:ilvl w:val="0"/>
                <w:numId w:val="64"/>
              </w:numPr>
              <w:spacing w:line="240" w:lineRule="auto"/>
              <w:ind w:left="720" w:hanging="360"/>
            </w:pPr>
            <w:r w:rsidDel="00000000" w:rsidR="00000000" w:rsidRPr="00000000">
              <w:rPr>
                <w:rtl w:val="0"/>
              </w:rPr>
              <w:t xml:space="preserve">Hạn tuyển dụng:</w:t>
            </w:r>
          </w:p>
          <w:p w:rsidR="00000000" w:rsidDel="00000000" w:rsidP="00000000" w:rsidRDefault="00000000" w:rsidRPr="00000000" w14:paraId="00000104">
            <w:pPr>
              <w:pStyle w:val="Heading3"/>
              <w:keepNext w:val="0"/>
              <w:keepLines w:val="0"/>
              <w:widowControl w:val="0"/>
              <w:numPr>
                <w:ilvl w:val="0"/>
                <w:numId w:val="81"/>
              </w:numPr>
              <w:shd w:fill="ffffff" w:val="clear"/>
              <w:spacing w:after="0" w:before="0" w:line="332.30769230769226" w:lineRule="auto"/>
              <w:ind w:left="720" w:hanging="360"/>
              <w:rPr>
                <w:color w:val="434343"/>
                <w:sz w:val="28"/>
                <w:szCs w:val="28"/>
              </w:rPr>
            </w:pPr>
            <w:bookmarkStart w:colFirst="0" w:colLast="0" w:name="_9gvj6wyoodel" w:id="8"/>
            <w:bookmarkEnd w:id="8"/>
            <w:r w:rsidDel="00000000" w:rsidR="00000000" w:rsidRPr="00000000">
              <w:rPr>
                <w:color w:val="212f3f"/>
                <w:sz w:val="24"/>
                <w:szCs w:val="24"/>
                <w:rtl w:val="0"/>
              </w:rPr>
              <w:t xml:space="preserve">Mô tả công việc</w:t>
            </w:r>
          </w:p>
          <w:p w:rsidR="00000000" w:rsidDel="00000000" w:rsidP="00000000" w:rsidRDefault="00000000" w:rsidRPr="00000000" w14:paraId="00000105">
            <w:pPr>
              <w:pStyle w:val="Heading3"/>
              <w:keepNext w:val="0"/>
              <w:keepLines w:val="0"/>
              <w:widowControl w:val="0"/>
              <w:numPr>
                <w:ilvl w:val="0"/>
                <w:numId w:val="81"/>
              </w:numPr>
              <w:shd w:fill="ffffff" w:val="clear"/>
              <w:spacing w:after="0" w:before="0" w:line="332.30769230769226" w:lineRule="auto"/>
              <w:ind w:left="720" w:hanging="360"/>
              <w:rPr>
                <w:color w:val="434343"/>
                <w:sz w:val="28"/>
                <w:szCs w:val="28"/>
              </w:rPr>
            </w:pPr>
            <w:bookmarkStart w:colFirst="0" w:colLast="0" w:name="_3x458sg1sy5w" w:id="9"/>
            <w:bookmarkEnd w:id="9"/>
            <w:r w:rsidDel="00000000" w:rsidR="00000000" w:rsidRPr="00000000">
              <w:rPr>
                <w:color w:val="212f3f"/>
                <w:sz w:val="24"/>
                <w:szCs w:val="24"/>
                <w:rtl w:val="0"/>
              </w:rPr>
              <w:t xml:space="preserve">Yêu cầu ứng viên</w:t>
            </w:r>
          </w:p>
          <w:p w:rsidR="00000000" w:rsidDel="00000000" w:rsidP="00000000" w:rsidRDefault="00000000" w:rsidRPr="00000000" w14:paraId="00000106">
            <w:pPr>
              <w:widowControl w:val="0"/>
              <w:numPr>
                <w:ilvl w:val="0"/>
                <w:numId w:val="81"/>
              </w:numPr>
              <w:spacing w:line="240" w:lineRule="auto"/>
              <w:ind w:left="720" w:hanging="360"/>
            </w:pPr>
            <w:r w:rsidDel="00000000" w:rsidR="00000000" w:rsidRPr="00000000">
              <w:rPr>
                <w:rtl w:val="0"/>
              </w:rPr>
              <w:t xml:space="preserve">Quyền lợi</w:t>
            </w:r>
          </w:p>
          <w:p w:rsidR="00000000" w:rsidDel="00000000" w:rsidP="00000000" w:rsidRDefault="00000000" w:rsidRPr="00000000" w14:paraId="00000107">
            <w:pPr>
              <w:widowControl w:val="0"/>
              <w:numPr>
                <w:ilvl w:val="0"/>
                <w:numId w:val="81"/>
              </w:numPr>
              <w:spacing w:line="240" w:lineRule="auto"/>
              <w:ind w:left="720" w:hanging="360"/>
            </w:pPr>
            <w:r w:rsidDel="00000000" w:rsidR="00000000" w:rsidRPr="00000000">
              <w:rPr>
                <w:rtl w:val="0"/>
              </w:rPr>
              <w:t xml:space="preserve">Địa điểm làm việc</w:t>
            </w:r>
          </w:p>
          <w:p w:rsidR="00000000" w:rsidDel="00000000" w:rsidP="00000000" w:rsidRDefault="00000000" w:rsidRPr="00000000" w14:paraId="00000108">
            <w:pPr>
              <w:widowControl w:val="0"/>
              <w:numPr>
                <w:ilvl w:val="0"/>
                <w:numId w:val="81"/>
              </w:numPr>
              <w:spacing w:line="240" w:lineRule="auto"/>
              <w:ind w:left="720" w:hanging="360"/>
            </w:pPr>
            <w:r w:rsidDel="00000000" w:rsidR="00000000" w:rsidRPr="00000000">
              <w:rPr>
                <w:rtl w:val="0"/>
              </w:rPr>
              <w:t xml:space="preserve">Thời gian làm việc</w:t>
            </w:r>
          </w:p>
          <w:p w:rsidR="00000000" w:rsidDel="00000000" w:rsidP="00000000" w:rsidRDefault="00000000" w:rsidRPr="00000000" w14:paraId="00000109">
            <w:pPr>
              <w:widowControl w:val="0"/>
              <w:numPr>
                <w:ilvl w:val="0"/>
                <w:numId w:val="81"/>
              </w:numPr>
              <w:spacing w:line="240" w:lineRule="auto"/>
              <w:ind w:left="720" w:hanging="360"/>
            </w:pPr>
            <w:r w:rsidDel="00000000" w:rsidR="00000000" w:rsidRPr="00000000">
              <w:rPr>
                <w:rtl w:val="0"/>
              </w:rPr>
              <w:t xml:space="preserve">Cách thức ứng tuyển</w:t>
            </w:r>
          </w:p>
          <w:p w:rsidR="00000000" w:rsidDel="00000000" w:rsidP="00000000" w:rsidRDefault="00000000" w:rsidRPr="00000000" w14:paraId="0000010A">
            <w:pPr>
              <w:widowControl w:val="0"/>
              <w:numPr>
                <w:ilvl w:val="0"/>
                <w:numId w:val="81"/>
              </w:numPr>
              <w:spacing w:line="240" w:lineRule="auto"/>
              <w:ind w:left="720" w:hanging="360"/>
            </w:pPr>
            <w:r w:rsidDel="00000000" w:rsidR="00000000" w:rsidRPr="00000000">
              <w:rPr>
                <w:rtl w:val="0"/>
              </w:rPr>
              <w:t xml:space="preserve">Button[Ứng tuyển ngay]</w:t>
            </w:r>
          </w:p>
        </w:tc>
      </w:tr>
    </w:tbl>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widowControl w:val="0"/>
        <w:numPr>
          <w:ilvl w:val="0"/>
          <w:numId w:val="69"/>
        </w:numPr>
        <w:spacing w:line="240" w:lineRule="auto"/>
        <w:ind w:left="720" w:hanging="360"/>
      </w:pPr>
      <w:r w:rsidDel="00000000" w:rsidR="00000000" w:rsidRPr="00000000">
        <w:rPr>
          <w:rtl w:val="0"/>
        </w:rPr>
        <w:t xml:space="preserve">Button[Ứng tuyển] chỉ hoạt động khi trạng thái thực tập của SV là “Chưa thực tập”, các trạng thái khác button không hoạt động, nếu tin đó SV đã ứng tuyển rồi thì button có trạng thái inactive và hiển thị là “Đã ứng tuyển”. Khi click button[Ứng tuyển ngay] hiển thị popup[cập nhật hồ sơ sinh viên] cho phép SV chỉnh sửa các nội dung sau trước khi xác nhận ứng tuyển.</w:t>
      </w:r>
    </w:p>
    <w:p w:rsidR="00000000" w:rsidDel="00000000" w:rsidP="00000000" w:rsidRDefault="00000000" w:rsidRPr="00000000" w14:paraId="0000010D">
      <w:pPr>
        <w:widowControl w:val="0"/>
        <w:spacing w:line="240" w:lineRule="auto"/>
        <w:ind w:left="720" w:firstLine="0"/>
        <w:rPr/>
      </w:pP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10E">
            <w:pPr>
              <w:widowControl w:val="0"/>
              <w:spacing w:line="240" w:lineRule="auto"/>
              <w:rPr/>
            </w:pPr>
            <w:r w:rsidDel="00000000" w:rsidR="00000000" w:rsidRPr="00000000">
              <w:rPr>
                <w:rtl w:val="0"/>
              </w:rPr>
              <w:t xml:space="preserve">Popup[cập nhật hồ sơ sinh viên]</w:t>
            </w:r>
          </w:p>
        </w:tc>
        <w:tc>
          <w:tcPr/>
          <w:p w:rsidR="00000000" w:rsidDel="00000000" w:rsidP="00000000" w:rsidRDefault="00000000" w:rsidRPr="00000000" w14:paraId="0000010F">
            <w:pPr>
              <w:widowControl w:val="0"/>
              <w:numPr>
                <w:ilvl w:val="0"/>
                <w:numId w:val="23"/>
              </w:numPr>
              <w:spacing w:line="240" w:lineRule="auto"/>
              <w:ind w:left="720" w:hanging="360"/>
            </w:pPr>
            <w:r w:rsidDel="00000000" w:rsidR="00000000" w:rsidRPr="00000000">
              <w:rPr>
                <w:rtl w:val="0"/>
              </w:rPr>
              <w:t xml:space="preserve">Textbox[Họ tên]: k được sửa</w:t>
            </w:r>
          </w:p>
          <w:p w:rsidR="00000000" w:rsidDel="00000000" w:rsidP="00000000" w:rsidRDefault="00000000" w:rsidRPr="00000000" w14:paraId="00000110">
            <w:pPr>
              <w:widowControl w:val="0"/>
              <w:numPr>
                <w:ilvl w:val="0"/>
                <w:numId w:val="23"/>
              </w:numPr>
              <w:spacing w:line="240" w:lineRule="auto"/>
              <w:ind w:left="720" w:hanging="360"/>
            </w:pPr>
            <w:r w:rsidDel="00000000" w:rsidR="00000000" w:rsidRPr="00000000">
              <w:rPr>
                <w:rtl w:val="0"/>
              </w:rPr>
              <w:t xml:space="preserve">Textbox[SĐT]: được sửa, validate theo quy tắc</w:t>
            </w:r>
          </w:p>
          <w:p w:rsidR="00000000" w:rsidDel="00000000" w:rsidP="00000000" w:rsidRDefault="00000000" w:rsidRPr="00000000" w14:paraId="00000111">
            <w:pPr>
              <w:widowControl w:val="0"/>
              <w:numPr>
                <w:ilvl w:val="0"/>
                <w:numId w:val="23"/>
              </w:numPr>
              <w:spacing w:line="240" w:lineRule="auto"/>
              <w:ind w:left="720" w:hanging="360"/>
            </w:pPr>
            <w:r w:rsidDel="00000000" w:rsidR="00000000" w:rsidRPr="00000000">
              <w:rPr>
                <w:rtl w:val="0"/>
              </w:rPr>
              <w:t xml:space="preserve">Textbox[Thư giới thiệu bản thân]: được sửa</w:t>
            </w:r>
          </w:p>
          <w:p w:rsidR="00000000" w:rsidDel="00000000" w:rsidP="00000000" w:rsidRDefault="00000000" w:rsidRPr="00000000" w14:paraId="00000112">
            <w:pPr>
              <w:widowControl w:val="0"/>
              <w:numPr>
                <w:ilvl w:val="0"/>
                <w:numId w:val="23"/>
              </w:numPr>
              <w:spacing w:line="240" w:lineRule="auto"/>
              <w:ind w:left="720" w:hanging="360"/>
            </w:pPr>
            <w:r w:rsidDel="00000000" w:rsidR="00000000" w:rsidRPr="00000000">
              <w:rPr>
                <w:rtl w:val="0"/>
              </w:rPr>
              <w:t xml:space="preserve">File CV đính kèm: xóa file hiện tại, cho upload file mới và validate theo quy tắc</w:t>
            </w:r>
          </w:p>
          <w:p w:rsidR="00000000" w:rsidDel="00000000" w:rsidP="00000000" w:rsidRDefault="00000000" w:rsidRPr="00000000" w14:paraId="00000113">
            <w:pPr>
              <w:widowControl w:val="0"/>
              <w:numPr>
                <w:ilvl w:val="0"/>
                <w:numId w:val="23"/>
              </w:numPr>
              <w:spacing w:line="240" w:lineRule="auto"/>
              <w:ind w:left="720" w:hanging="360"/>
            </w:pPr>
            <w:r w:rsidDel="00000000" w:rsidR="00000000" w:rsidRPr="00000000">
              <w:rPr>
                <w:rtl w:val="0"/>
              </w:rPr>
              <w:t xml:space="preserve">Button[nộp hồ sơ ứng tuyển]</w:t>
            </w:r>
          </w:p>
          <w:p w:rsidR="00000000" w:rsidDel="00000000" w:rsidP="00000000" w:rsidRDefault="00000000" w:rsidRPr="00000000" w14:paraId="00000114">
            <w:pPr>
              <w:widowControl w:val="0"/>
              <w:numPr>
                <w:ilvl w:val="0"/>
                <w:numId w:val="23"/>
              </w:numPr>
              <w:spacing w:line="240" w:lineRule="auto"/>
              <w:ind w:left="720" w:hanging="360"/>
            </w:pPr>
            <w:r w:rsidDel="00000000" w:rsidR="00000000" w:rsidRPr="00000000">
              <w:rPr>
                <w:rtl w:val="0"/>
              </w:rPr>
              <w:t xml:space="preserve">Button[Hủy]</w:t>
            </w:r>
          </w:p>
        </w:tc>
      </w:tr>
    </w:tbl>
    <w:p w:rsidR="00000000" w:rsidDel="00000000" w:rsidP="00000000" w:rsidRDefault="00000000" w:rsidRPr="00000000" w14:paraId="00000115">
      <w:pPr>
        <w:widowControl w:val="0"/>
        <w:spacing w:line="240" w:lineRule="auto"/>
        <w:ind w:left="720" w:firstLine="0"/>
        <w:rPr/>
      </w:pPr>
      <w:r w:rsidDel="00000000" w:rsidR="00000000" w:rsidRPr="00000000">
        <w:rPr>
          <w:rtl w:val="0"/>
        </w:rPr>
      </w:r>
    </w:p>
    <w:p w:rsidR="00000000" w:rsidDel="00000000" w:rsidP="00000000" w:rsidRDefault="00000000" w:rsidRPr="00000000" w14:paraId="00000116">
      <w:pPr>
        <w:widowControl w:val="0"/>
        <w:numPr>
          <w:ilvl w:val="0"/>
          <w:numId w:val="43"/>
        </w:numPr>
        <w:spacing w:line="240" w:lineRule="auto"/>
        <w:ind w:left="1440" w:hanging="360"/>
      </w:pPr>
      <w:r w:rsidDel="00000000" w:rsidR="00000000" w:rsidRPr="00000000">
        <w:rPr>
          <w:rtl w:val="0"/>
        </w:rPr>
        <w:t xml:space="preserve">Sau khi ứng tuyển thành công, tin ứng tuyển sẽ đc đưa vào danh sách “Quản lý đăng ký ứng tuyển”, trạng thái ban đầu là “Chờ xem xét”.</w:t>
      </w:r>
    </w:p>
    <w:p w:rsidR="00000000" w:rsidDel="00000000" w:rsidP="00000000" w:rsidRDefault="00000000" w:rsidRPr="00000000" w14:paraId="00000117">
      <w:pPr>
        <w:widowControl w:val="0"/>
        <w:numPr>
          <w:ilvl w:val="0"/>
          <w:numId w:val="43"/>
        </w:numPr>
        <w:spacing w:line="240" w:lineRule="auto"/>
        <w:ind w:left="1440" w:hanging="360"/>
      </w:pPr>
      <w:r w:rsidDel="00000000" w:rsidR="00000000" w:rsidRPr="00000000">
        <w:rPr>
          <w:rtl w:val="0"/>
        </w:rPr>
        <w:t xml:space="preserve">Tra cứu: bao gồm 1 textbox tìm theo vị trí hoặc tên doanh nghiệp, 1 dropdown tìm theo hình thức làm việc, 1 dropdown tìm theo địa chỉ(Hà Nội/HCM), button[tìm kiếm]</w:t>
      </w:r>
    </w:p>
    <w:p w:rsidR="00000000" w:rsidDel="00000000" w:rsidP="00000000" w:rsidRDefault="00000000" w:rsidRPr="00000000" w14:paraId="00000118">
      <w:pPr>
        <w:widowControl w:val="0"/>
        <w:numPr>
          <w:ilvl w:val="0"/>
          <w:numId w:val="43"/>
        </w:numPr>
        <w:spacing w:line="240" w:lineRule="auto"/>
        <w:ind w:left="1440" w:hanging="360"/>
      </w:pPr>
      <w:r w:rsidDel="00000000" w:rsidR="00000000" w:rsidRPr="00000000">
        <w:rPr>
          <w:rtl w:val="0"/>
        </w:rPr>
      </w:r>
    </w:p>
    <w:p w:rsidR="00000000" w:rsidDel="00000000" w:rsidP="00000000" w:rsidRDefault="00000000" w:rsidRPr="00000000" w14:paraId="00000119">
      <w:pPr>
        <w:widowControl w:val="0"/>
        <w:numPr>
          <w:ilvl w:val="0"/>
          <w:numId w:val="115"/>
        </w:numPr>
        <w:spacing w:line="240" w:lineRule="auto"/>
        <w:ind w:left="720" w:hanging="360"/>
        <w:rPr>
          <w:highlight w:val="yellow"/>
        </w:rPr>
      </w:pPr>
      <w:r w:rsidDel="00000000" w:rsidR="00000000" w:rsidRPr="00000000">
        <w:rPr>
          <w:highlight w:val="yellow"/>
          <w:rtl w:val="0"/>
        </w:rPr>
        <w:t xml:space="preserve">Theo dõi tiến độ thực tập:</w:t>
      </w:r>
    </w:p>
    <w:p w:rsidR="00000000" w:rsidDel="00000000" w:rsidP="00000000" w:rsidRDefault="00000000" w:rsidRPr="00000000" w14:paraId="0000011A">
      <w:pPr>
        <w:widowControl w:val="0"/>
        <w:numPr>
          <w:ilvl w:val="0"/>
          <w:numId w:val="20"/>
        </w:numPr>
        <w:spacing w:line="240" w:lineRule="auto"/>
        <w:ind w:left="1440" w:hanging="360"/>
      </w:pPr>
      <w:r w:rsidDel="00000000" w:rsidR="00000000" w:rsidRPr="00000000">
        <w:rPr>
          <w:rtl w:val="0"/>
        </w:rPr>
        <w:t xml:space="preserve">Thông tin GVHD(nếu đã được phân công) gồm: </w:t>
      </w:r>
    </w:p>
    <w:p w:rsidR="00000000" w:rsidDel="00000000" w:rsidP="00000000" w:rsidRDefault="00000000" w:rsidRPr="00000000" w14:paraId="0000011B">
      <w:pPr>
        <w:widowControl w:val="0"/>
        <w:numPr>
          <w:ilvl w:val="0"/>
          <w:numId w:val="29"/>
        </w:numPr>
        <w:spacing w:line="240" w:lineRule="auto"/>
        <w:ind w:left="2160" w:hanging="360"/>
      </w:pPr>
      <w:r w:rsidDel="00000000" w:rsidR="00000000" w:rsidRPr="00000000">
        <w:rPr>
          <w:rtl w:val="0"/>
        </w:rPr>
        <w:t xml:space="preserve">Họ tên</w:t>
      </w:r>
    </w:p>
    <w:p w:rsidR="00000000" w:rsidDel="00000000" w:rsidP="00000000" w:rsidRDefault="00000000" w:rsidRPr="00000000" w14:paraId="0000011C">
      <w:pPr>
        <w:widowControl w:val="0"/>
        <w:numPr>
          <w:ilvl w:val="0"/>
          <w:numId w:val="29"/>
        </w:numPr>
        <w:spacing w:line="240" w:lineRule="auto"/>
        <w:ind w:left="2160" w:hanging="360"/>
      </w:pPr>
      <w:r w:rsidDel="00000000" w:rsidR="00000000" w:rsidRPr="00000000">
        <w:rPr>
          <w:rtl w:val="0"/>
        </w:rPr>
        <w:t xml:space="preserve">Số điện thoại</w:t>
      </w:r>
    </w:p>
    <w:p w:rsidR="00000000" w:rsidDel="00000000" w:rsidP="00000000" w:rsidRDefault="00000000" w:rsidRPr="00000000" w14:paraId="0000011D">
      <w:pPr>
        <w:widowControl w:val="0"/>
        <w:numPr>
          <w:ilvl w:val="0"/>
          <w:numId w:val="29"/>
        </w:numPr>
        <w:spacing w:line="240" w:lineRule="auto"/>
        <w:ind w:left="2160" w:hanging="360"/>
      </w:pPr>
      <w:r w:rsidDel="00000000" w:rsidR="00000000" w:rsidRPr="00000000">
        <w:rPr>
          <w:rtl w:val="0"/>
        </w:rPr>
        <w:t xml:space="preserve">Email</w:t>
      </w:r>
    </w:p>
    <w:p w:rsidR="00000000" w:rsidDel="00000000" w:rsidP="00000000" w:rsidRDefault="00000000" w:rsidRPr="00000000" w14:paraId="0000011E">
      <w:pPr>
        <w:widowControl w:val="0"/>
        <w:numPr>
          <w:ilvl w:val="0"/>
          <w:numId w:val="29"/>
        </w:numPr>
        <w:spacing w:line="240" w:lineRule="auto"/>
        <w:ind w:left="2160" w:hanging="360"/>
      </w:pPr>
      <w:r w:rsidDel="00000000" w:rsidR="00000000" w:rsidRPr="00000000">
        <w:rPr>
          <w:rtl w:val="0"/>
        </w:rPr>
        <w:t xml:space="preserve">Giới tính</w:t>
      </w:r>
    </w:p>
    <w:p w:rsidR="00000000" w:rsidDel="00000000" w:rsidP="00000000" w:rsidRDefault="00000000" w:rsidRPr="00000000" w14:paraId="0000011F">
      <w:pPr>
        <w:widowControl w:val="0"/>
        <w:numPr>
          <w:ilvl w:val="0"/>
          <w:numId w:val="29"/>
        </w:numPr>
        <w:spacing w:line="240" w:lineRule="auto"/>
        <w:ind w:left="2160" w:hanging="360"/>
      </w:pPr>
      <w:r w:rsidDel="00000000" w:rsidR="00000000" w:rsidRPr="00000000">
        <w:rPr>
          <w:rtl w:val="0"/>
        </w:rPr>
        <w:t xml:space="preserve">Bậc: Thạc sĩ/Tiến sĩ/phó giáo sư/giáo sư</w:t>
      </w:r>
    </w:p>
    <w:p w:rsidR="00000000" w:rsidDel="00000000" w:rsidP="00000000" w:rsidRDefault="00000000" w:rsidRPr="00000000" w14:paraId="00000120">
      <w:pPr>
        <w:widowControl w:val="0"/>
        <w:spacing w:line="240" w:lineRule="auto"/>
        <w:rPr/>
      </w:pPr>
      <w:r w:rsidDel="00000000" w:rsidR="00000000" w:rsidRPr="00000000">
        <w:rPr>
          <w:rtl w:val="0"/>
        </w:rPr>
        <w:tab/>
        <w:t xml:space="preserve">   -  Cho phép theo dõi trạng thái thực tập hiện tại và lịch sử thay đổi trạng thái, k cho phép cập nhật trạng thái thực tập</w:t>
      </w:r>
    </w:p>
    <w:p w:rsidR="00000000" w:rsidDel="00000000" w:rsidP="00000000" w:rsidRDefault="00000000" w:rsidRPr="00000000" w14:paraId="00000121">
      <w:pPr>
        <w:widowControl w:val="0"/>
        <w:spacing w:line="240" w:lineRule="auto"/>
        <w:rPr/>
      </w:pPr>
      <w:r w:rsidDel="00000000" w:rsidR="00000000" w:rsidRPr="00000000">
        <w:rPr>
          <w:rtl w:val="0"/>
        </w:rPr>
        <w:tab/>
        <w:t xml:space="preserve">  - Chỉ khi trạng thái thực tập là “Đang thực tập/Thực tập tự túc” thì button[Nộp BCTT] ở trạng thái active, các trạng thái thực tập khác thì button[Nộp BCTT] ở trạng thái inactive. Khi nhấn vào hiển thị popup[Nộp BCTT] cho phép sinh viên upload file BCTT có định dạng pdf hoặc docx. Sau khi gửi thành công thì button[Nộp BCTT] inactive và gửi mail thông báo cho GV SV đã nộp BCTT, hiện button[sửa BCTT] với trạng thái là inactive, nếu GVHD từ chối duyệt BCTT thì button[sửa BCTT] là active </w:t>
      </w:r>
    </w:p>
    <w:p w:rsidR="00000000" w:rsidDel="00000000" w:rsidP="00000000" w:rsidRDefault="00000000" w:rsidRPr="00000000" w14:paraId="00000122">
      <w:pPr>
        <w:widowControl w:val="0"/>
        <w:spacing w:line="240" w:lineRule="auto"/>
        <w:rPr/>
      </w:pPr>
      <w:r w:rsidDel="00000000" w:rsidR="00000000" w:rsidRPr="00000000">
        <w:rPr>
          <w:rtl w:val="0"/>
        </w:rPr>
        <w:tab/>
        <w:t xml:space="preserve">- Khi trạng thái thực tập là “Hoàn thành thực tập” thì hiển thị kết quả thực tập gồm có:</w:t>
      </w:r>
    </w:p>
    <w:p w:rsidR="00000000" w:rsidDel="00000000" w:rsidP="00000000" w:rsidRDefault="00000000" w:rsidRPr="00000000" w14:paraId="00000123">
      <w:pPr>
        <w:widowControl w:val="0"/>
        <w:numPr>
          <w:ilvl w:val="0"/>
          <w:numId w:val="52"/>
        </w:numPr>
        <w:spacing w:line="240" w:lineRule="auto"/>
        <w:ind w:left="720" w:hanging="360"/>
      </w:pPr>
      <w:r w:rsidDel="00000000" w:rsidR="00000000" w:rsidRPr="00000000">
        <w:rPr>
          <w:rtl w:val="0"/>
        </w:rPr>
        <w:t xml:space="preserve">Đánh giá + điểm của GVHD </w:t>
      </w:r>
    </w:p>
    <w:p w:rsidR="00000000" w:rsidDel="00000000" w:rsidP="00000000" w:rsidRDefault="00000000" w:rsidRPr="00000000" w14:paraId="00000124">
      <w:pPr>
        <w:widowControl w:val="0"/>
        <w:numPr>
          <w:ilvl w:val="0"/>
          <w:numId w:val="52"/>
        </w:numPr>
        <w:spacing w:line="240" w:lineRule="auto"/>
        <w:ind w:left="720" w:hanging="360"/>
      </w:pPr>
      <w:r w:rsidDel="00000000" w:rsidR="00000000" w:rsidRPr="00000000">
        <w:rPr>
          <w:rtl w:val="0"/>
        </w:rPr>
        <w:t xml:space="preserve">file BCTT</w:t>
      </w:r>
    </w:p>
    <w:p w:rsidR="00000000" w:rsidDel="00000000" w:rsidP="00000000" w:rsidRDefault="00000000" w:rsidRPr="00000000" w14:paraId="00000125">
      <w:pPr>
        <w:widowControl w:val="0"/>
        <w:numPr>
          <w:ilvl w:val="0"/>
          <w:numId w:val="58"/>
        </w:numPr>
        <w:spacing w:line="240" w:lineRule="auto"/>
        <w:ind w:left="1440" w:hanging="360"/>
      </w:pPr>
      <w:r w:rsidDel="00000000" w:rsidR="00000000" w:rsidRPr="00000000">
        <w:rPr>
          <w:rtl w:val="0"/>
        </w:rPr>
        <w:t xml:space="preserve">Nếu GVHD từ chối xét duyệt BCTT đã nộp thì hiển thị button[Sửa BCTT], khi click button hiển thị popup[sửa bctt] gồm có:</w:t>
      </w:r>
    </w:p>
    <w:p w:rsidR="00000000" w:rsidDel="00000000" w:rsidP="00000000" w:rsidRDefault="00000000" w:rsidRPr="00000000" w14:paraId="00000126">
      <w:pPr>
        <w:widowControl w:val="0"/>
        <w:numPr>
          <w:ilvl w:val="0"/>
          <w:numId w:val="19"/>
        </w:numPr>
        <w:spacing w:line="240" w:lineRule="auto"/>
        <w:ind w:left="2160" w:hanging="360"/>
      </w:pPr>
      <w:r w:rsidDel="00000000" w:rsidR="00000000" w:rsidRPr="00000000">
        <w:rPr>
          <w:rtl w:val="0"/>
        </w:rPr>
        <w:t xml:space="preserve"> lý do GVHD từ chối, </w:t>
      </w:r>
    </w:p>
    <w:p w:rsidR="00000000" w:rsidDel="00000000" w:rsidP="00000000" w:rsidRDefault="00000000" w:rsidRPr="00000000" w14:paraId="00000127">
      <w:pPr>
        <w:widowControl w:val="0"/>
        <w:numPr>
          <w:ilvl w:val="0"/>
          <w:numId w:val="19"/>
        </w:numPr>
        <w:spacing w:line="240" w:lineRule="auto"/>
        <w:ind w:left="2160" w:hanging="360"/>
      </w:pPr>
      <w:r w:rsidDel="00000000" w:rsidR="00000000" w:rsidRPr="00000000">
        <w:rPr>
          <w:rtl w:val="0"/>
        </w:rPr>
        <w:t xml:space="preserve"> Cho phép xóa file BCTT đã nộp trước đó </w:t>
      </w:r>
      <w:ins w:author="Mai Linh Đỗ" w:id="0" w:date="2026-03-26T07:59:46Z">
        <w:r w:rsidDel="00000000" w:rsidR="00000000" w:rsidRPr="00000000">
          <w:rPr>
            <w:rtl w:val="0"/>
          </w:rPr>
          <w:t xml:space="preserve">thì mới được </w:t>
        </w:r>
      </w:ins>
      <w:r w:rsidDel="00000000" w:rsidR="00000000" w:rsidRPr="00000000">
        <w:rPr>
          <w:rtl w:val="0"/>
        </w:rPr>
        <w:t xml:space="preserve">Upload file mới sau khi sửa.</w:t>
      </w:r>
    </w:p>
    <w:p w:rsidR="00000000" w:rsidDel="00000000" w:rsidP="00000000" w:rsidRDefault="00000000" w:rsidRPr="00000000" w14:paraId="00000128">
      <w:pPr>
        <w:widowControl w:val="0"/>
        <w:numPr>
          <w:ilvl w:val="0"/>
          <w:numId w:val="19"/>
        </w:numPr>
        <w:spacing w:line="240" w:lineRule="auto"/>
        <w:ind w:left="2160" w:hanging="360"/>
      </w:pPr>
      <w:r w:rsidDel="00000000" w:rsidR="00000000" w:rsidRPr="00000000">
        <w:rPr>
          <w:rtl w:val="0"/>
        </w:rPr>
        <w:t xml:space="preserve">Sau khi gửi trạng thái thực tập là “Đã nộp BCTT”</w:t>
      </w:r>
      <w:ins w:author="Mai Linh Đỗ" w:id="1" w:date="2026-03-26T08:00:37Z">
        <w:r w:rsidDel="00000000" w:rsidR="00000000" w:rsidRPr="00000000">
          <w:rPr>
            <w:rtl w:val="0"/>
          </w:rPr>
          <w:t xml:space="preserve">, gửi mail về thông báo cho GV,</w:t>
        </w:r>
      </w:ins>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numPr>
          <w:ilvl w:val="0"/>
          <w:numId w:val="115"/>
        </w:numPr>
        <w:spacing w:line="240" w:lineRule="auto"/>
        <w:ind w:left="720" w:hanging="360"/>
        <w:rPr>
          <w:highlight w:val="yellow"/>
        </w:rPr>
      </w:pPr>
      <w:r w:rsidDel="00000000" w:rsidR="00000000" w:rsidRPr="00000000">
        <w:rPr>
          <w:highlight w:val="yellow"/>
          <w:rtl w:val="0"/>
        </w:rPr>
        <w:t xml:space="preserve">Quản lý đăng ký ứng tuyển:</w:t>
      </w:r>
    </w:p>
    <w:p w:rsidR="00000000" w:rsidDel="00000000" w:rsidP="00000000" w:rsidRDefault="00000000" w:rsidRPr="00000000" w14:paraId="0000012B">
      <w:pPr>
        <w:widowControl w:val="0"/>
        <w:numPr>
          <w:ilvl w:val="0"/>
          <w:numId w:val="60"/>
        </w:numPr>
        <w:spacing w:line="240" w:lineRule="auto"/>
        <w:ind w:left="1440" w:hanging="360"/>
        <w:rPr>
          <w:highlight w:val="yellow"/>
        </w:rPr>
      </w:pPr>
      <w:r w:rsidDel="00000000" w:rsidR="00000000" w:rsidRPr="00000000">
        <w:rPr>
          <w:highlight w:val="yellow"/>
          <w:rtl w:val="0"/>
        </w:rPr>
        <w:t xml:space="preserve">các card thống kê số lượng của từng trạng thái(chờ xem xét, mời phỏng vấn, trúng tuyển, từ chối)</w:t>
      </w:r>
    </w:p>
    <w:p w:rsidR="00000000" w:rsidDel="00000000" w:rsidP="00000000" w:rsidRDefault="00000000" w:rsidRPr="00000000" w14:paraId="0000012C">
      <w:pPr>
        <w:widowControl w:val="0"/>
        <w:numPr>
          <w:ilvl w:val="0"/>
          <w:numId w:val="76"/>
        </w:numPr>
        <w:spacing w:line="240" w:lineRule="auto"/>
        <w:ind w:left="1440" w:hanging="360"/>
        <w:rPr>
          <w:ins w:author="Mai Linh Đỗ" w:id="2" w:date="2026-03-26T09:52:01Z"/>
          <w:highlight w:val="white"/>
        </w:rPr>
      </w:pPr>
      <w:r w:rsidDel="00000000" w:rsidR="00000000" w:rsidRPr="00000000">
        <w:rPr>
          <w:highlight w:val="white"/>
          <w:rtl w:val="0"/>
        </w:rPr>
        <w:t xml:space="preserve">Hiển thị danh sách các tin tuyển dụng đã nộp hồ sơ, trạng thái(Chờ xem xét, Mời phỏng vấn, Trúng tuyển, Từ chối)</w:t>
      </w:r>
      <w:ins w:author="Mai Linh Đỗ" w:id="2" w:date="2026-03-26T09:52:01Z">
        <w:r w:rsidDel="00000000" w:rsidR="00000000" w:rsidRPr="00000000">
          <w:rPr>
            <w:rtl w:val="0"/>
          </w:rPr>
        </w:r>
      </w:ins>
    </w:p>
    <w:p w:rsidR="00000000" w:rsidDel="00000000" w:rsidP="00000000" w:rsidRDefault="00000000" w:rsidRPr="00000000" w14:paraId="0000012D">
      <w:pPr>
        <w:widowControl w:val="0"/>
        <w:numPr>
          <w:ilvl w:val="0"/>
          <w:numId w:val="76"/>
        </w:numPr>
        <w:spacing w:line="240" w:lineRule="auto"/>
        <w:ind w:left="1440" w:hanging="360"/>
        <w:rPr>
          <w:highlight w:val="white"/>
        </w:rPr>
      </w:pPr>
      <w:r w:rsidDel="00000000" w:rsidR="00000000" w:rsidRPr="00000000">
        <w:rPr>
          <w:highlight w:val="white"/>
          <w:rtl w:val="0"/>
        </w:rPr>
        <w:t xml:space="preserve">Lưu ý: các nút Xác nhận và Từ chối gửi đến mail của SV thì SV chỉ được nhấn 1 nút, sau khi nhấn thì cả 2 nút đều k hoạt động.</w:t>
      </w:r>
    </w:p>
    <w:p w:rsidR="00000000" w:rsidDel="00000000" w:rsidP="00000000" w:rsidRDefault="00000000" w:rsidRPr="00000000" w14:paraId="0000012E">
      <w:pPr>
        <w:widowControl w:val="0"/>
        <w:numPr>
          <w:ilvl w:val="0"/>
          <w:numId w:val="76"/>
        </w:numPr>
        <w:spacing w:line="240" w:lineRule="auto"/>
        <w:ind w:left="1440" w:hanging="360"/>
        <w:rPr>
          <w:highlight w:val="white"/>
        </w:rPr>
      </w:pPr>
      <w:commentRangeStart w:id="1"/>
      <w:r w:rsidDel="00000000" w:rsidR="00000000" w:rsidRPr="00000000">
        <w:rPr>
          <w:highlight w:val="white"/>
          <w:rtl w:val="0"/>
        </w:rPr>
        <w:t xml:space="preserve">Nếu trạng thái là “Mời phỏng vấn”, SV được phép cập nhật trạng thái hồ sơ</w:t>
      </w:r>
      <w:ins w:author="Mai Linh Đỗ" w:id="3" w:date="2026-03-26T09:52:25Z">
        <w:r w:rsidDel="00000000" w:rsidR="00000000" w:rsidRPr="00000000">
          <w:rPr>
            <w:highlight w:val="white"/>
            <w:rtl w:val="0"/>
          </w:rPr>
          <w:t xml:space="preserve"> qua mail</w:t>
        </w:r>
      </w:ins>
      <w:r w:rsidDel="00000000" w:rsidR="00000000" w:rsidRPr="00000000">
        <w:rPr>
          <w:highlight w:val="white"/>
          <w:rtl w:val="0"/>
        </w:rPr>
        <w:t xml:space="preserve"> là Xác nhận phỏng vấn hoặc Từ chối phỏng vấn -&gt; gửi phản hồi của SV qua mail của DN, cập nhật trạng thái phản hồi là “Xác nhận phỏng vấn” hoặc “Từ chối phỏng vấn”</w:t>
      </w:r>
    </w:p>
    <w:p w:rsidR="00000000" w:rsidDel="00000000" w:rsidP="00000000" w:rsidRDefault="00000000" w:rsidRPr="00000000" w14:paraId="0000012F">
      <w:pPr>
        <w:widowControl w:val="0"/>
        <w:numPr>
          <w:ilvl w:val="0"/>
          <w:numId w:val="76"/>
        </w:numPr>
        <w:spacing w:line="240" w:lineRule="auto"/>
        <w:ind w:left="1440" w:hanging="360"/>
        <w:rPr>
          <w:highlight w:val="white"/>
        </w:rPr>
      </w:pPr>
      <w:r w:rsidDel="00000000" w:rsidR="00000000" w:rsidRPr="00000000">
        <w:rPr>
          <w:highlight w:val="white"/>
          <w:rtl w:val="0"/>
        </w:rPr>
        <w:t xml:space="preserve">Nếu trạng thái là “Trúng tuyển”, SV được phép cập nhật trạng thái hồ sơ</w:t>
      </w:r>
      <w:ins w:author="Mai Linh Đỗ" w:id="4" w:date="2026-03-26T09:52:41Z">
        <w:r w:rsidDel="00000000" w:rsidR="00000000" w:rsidRPr="00000000">
          <w:rPr>
            <w:highlight w:val="white"/>
            <w:rtl w:val="0"/>
          </w:rPr>
          <w:t xml:space="preserve"> qua mail</w:t>
        </w:r>
      </w:ins>
      <w:r w:rsidDel="00000000" w:rsidR="00000000" w:rsidRPr="00000000">
        <w:rPr>
          <w:highlight w:val="white"/>
          <w:rtl w:val="0"/>
        </w:rPr>
        <w:t xml:space="preserve"> là Xác nhận thực tập hoặc Từ chối thực tập. Nếu sv xác nhận thực tập thì mới cập nhật trạng thái thực tập là “Đang thực tập” -&gt; gửi phản hồi của SV qua mail của DN, cập nhật trạng thái hồ sơ “Xác nhận thực tập hoặc Từ chối thực tập”</w:t>
      </w:r>
    </w:p>
    <w:p w:rsidR="00000000" w:rsidDel="00000000" w:rsidP="00000000" w:rsidRDefault="00000000" w:rsidRPr="00000000" w14:paraId="00000130">
      <w:pPr>
        <w:widowControl w:val="0"/>
        <w:numPr>
          <w:ilvl w:val="0"/>
          <w:numId w:val="76"/>
        </w:numPr>
        <w:spacing w:line="240" w:lineRule="auto"/>
        <w:ind w:left="1440" w:hanging="360"/>
        <w:rPr>
          <w:highlight w:val="white"/>
        </w:rPr>
      </w:pPr>
      <w:r w:rsidDel="00000000" w:rsidR="00000000" w:rsidRPr="00000000">
        <w:rPr>
          <w:highlight w:val="white"/>
          <w:rtl w:val="0"/>
        </w:rPr>
        <w:t xml:space="preserve">Các trạng thái “chờ xem xét”, “từ chối” SV k được phép phản hồi hay cập nhật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31">
      <w:pPr>
        <w:widowControl w:val="0"/>
        <w:numPr>
          <w:ilvl w:val="0"/>
          <w:numId w:val="76"/>
        </w:numPr>
        <w:spacing w:line="240" w:lineRule="auto"/>
        <w:ind w:left="1440" w:hanging="360"/>
        <w:rPr>
          <w:highlight w:val="white"/>
        </w:rPr>
      </w:pPr>
      <w:r w:rsidDel="00000000" w:rsidR="00000000" w:rsidRPr="00000000">
        <w:rPr>
          <w:highlight w:val="white"/>
          <w:rtl w:val="0"/>
        </w:rPr>
        <w:t xml:space="preserve">Cho phép xem chi tiết tin tuyển dụng khi click vào</w:t>
      </w:r>
    </w:p>
    <w:p w:rsidR="00000000" w:rsidDel="00000000" w:rsidP="00000000" w:rsidRDefault="00000000" w:rsidRPr="00000000" w14:paraId="00000132">
      <w:pPr>
        <w:widowControl w:val="0"/>
        <w:numPr>
          <w:ilvl w:val="0"/>
          <w:numId w:val="76"/>
        </w:numPr>
        <w:spacing w:line="240" w:lineRule="auto"/>
        <w:ind w:left="1440" w:hanging="360"/>
        <w:rPr>
          <w:highlight w:val="white"/>
        </w:rPr>
        <w:sectPr>
          <w:type w:val="nextPage"/>
          <w:pgSz w:h="16834" w:w="11909" w:orient="portrait"/>
          <w:pgMar w:bottom="1440" w:top="1440" w:left="1440" w:right="1440" w:header="720" w:footer="720"/>
          <w:pgNumType w:start="1"/>
        </w:sectPr>
      </w:pPr>
      <w:r w:rsidDel="00000000" w:rsidR="00000000" w:rsidRPr="00000000">
        <w:rPr>
          <w:highlight w:val="white"/>
          <w:rtl w:val="0"/>
        </w:rPr>
        <w:t xml:space="preserve">Tìm kiếm: 1 dropdown tìm theo trạng thái, button tìm kiếm</w:t>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sectPr>
          <w:type w:val="nextPage"/>
          <w:pgSz w:h="16834" w:w="11909" w:orient="portrait"/>
          <w:pgMar w:bottom="1440" w:top="1440" w:left="1440" w:right="1440" w:header="720" w:footer="720"/>
          <w:pgNumType w:start="1"/>
        </w:sectPr>
      </w:pPr>
      <w:bookmarkStart w:colFirst="0" w:colLast="0" w:name="_5s8fm3dsgsd2"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Role Doanh nghiệp</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numPr>
          <w:ilvl w:val="0"/>
          <w:numId w:val="26"/>
        </w:numPr>
        <w:ind w:left="720" w:hanging="360"/>
        <w:rPr>
          <w:highlight w:val="yellow"/>
        </w:rPr>
      </w:pPr>
      <w:r w:rsidDel="00000000" w:rsidR="00000000" w:rsidRPr="00000000">
        <w:rPr>
          <w:highlight w:val="yellow"/>
          <w:rtl w:val="0"/>
        </w:rPr>
        <w:t xml:space="preserve">Dashboard</w:t>
      </w:r>
    </w:p>
    <w:p w:rsidR="00000000" w:rsidDel="00000000" w:rsidP="00000000" w:rsidRDefault="00000000" w:rsidRPr="00000000" w14:paraId="00000136">
      <w:pPr>
        <w:numPr>
          <w:ilvl w:val="0"/>
          <w:numId w:val="95"/>
        </w:numPr>
        <w:ind w:left="1440" w:hanging="360"/>
        <w:rPr>
          <w:highlight w:val="yellow"/>
        </w:rPr>
      </w:pPr>
      <w:r w:rsidDel="00000000" w:rsidR="00000000" w:rsidRPr="00000000">
        <w:rPr>
          <w:highlight w:val="yellow"/>
          <w:rtl w:val="0"/>
        </w:rPr>
        <w:t xml:space="preserve">Tiêu chí thống kê: thời gian bắt đầu - thời gian kết thúc</w:t>
      </w:r>
    </w:p>
    <w:p w:rsidR="00000000" w:rsidDel="00000000" w:rsidP="00000000" w:rsidRDefault="00000000" w:rsidRPr="00000000" w14:paraId="00000137">
      <w:pPr>
        <w:numPr>
          <w:ilvl w:val="0"/>
          <w:numId w:val="95"/>
        </w:numPr>
        <w:ind w:left="1440" w:hanging="360"/>
        <w:rPr>
          <w:highlight w:val="yellow"/>
        </w:rPr>
      </w:pPr>
      <w:r w:rsidDel="00000000" w:rsidR="00000000" w:rsidRPr="00000000">
        <w:rPr>
          <w:highlight w:val="yellow"/>
          <w:rtl w:val="0"/>
        </w:rPr>
        <w:t xml:space="preserve">Biểu đồ cột kép thống kê tổng số SV chấp nhận thực tập, tổng số SV từ chối thực tập theo ngành/khoa</w:t>
      </w:r>
    </w:p>
    <w:p w:rsidR="00000000" w:rsidDel="00000000" w:rsidP="00000000" w:rsidRDefault="00000000" w:rsidRPr="00000000" w14:paraId="00000138">
      <w:pPr>
        <w:numPr>
          <w:ilvl w:val="0"/>
          <w:numId w:val="95"/>
        </w:numPr>
        <w:ind w:left="1440" w:hanging="360"/>
        <w:rPr>
          <w:highlight w:val="yellow"/>
        </w:rPr>
      </w:pPr>
      <w:r w:rsidDel="00000000" w:rsidR="00000000" w:rsidRPr="00000000">
        <w:rPr>
          <w:highlight w:val="yellow"/>
          <w:rtl w:val="0"/>
        </w:rPr>
        <w:t xml:space="preserve">Biểu đồ đường thống kê số lượng SV ứng tuyển theo ngành/khoa</w:t>
      </w:r>
    </w:p>
    <w:p w:rsidR="00000000" w:rsidDel="00000000" w:rsidP="00000000" w:rsidRDefault="00000000" w:rsidRPr="00000000" w14:paraId="00000139">
      <w:pPr>
        <w:numPr>
          <w:ilvl w:val="0"/>
          <w:numId w:val="95"/>
        </w:numPr>
        <w:ind w:left="1440" w:hanging="360"/>
        <w:rPr>
          <w:highlight w:val="yellow"/>
        </w:rPr>
      </w:pPr>
      <w:r w:rsidDel="00000000" w:rsidR="00000000" w:rsidRPr="00000000">
        <w:rPr>
          <w:highlight w:val="yellow"/>
          <w:rtl w:val="0"/>
        </w:rPr>
        <w:t xml:space="preserve">Biểu đồ cột thống kê số lượng hồ sơ theo trạng thái (chờ xem xét, mời phỏng vấn, trúng tuyển, từ chối)</w:t>
      </w:r>
    </w:p>
    <w:p w:rsidR="00000000" w:rsidDel="00000000" w:rsidP="00000000" w:rsidRDefault="00000000" w:rsidRPr="00000000" w14:paraId="0000013A">
      <w:pPr>
        <w:widowControl w:val="0"/>
        <w:numPr>
          <w:ilvl w:val="0"/>
          <w:numId w:val="95"/>
        </w:numPr>
        <w:spacing w:line="240" w:lineRule="auto"/>
        <w:ind w:left="1440" w:hanging="360"/>
        <w:rPr>
          <w:highlight w:val="yellow"/>
        </w:rPr>
      </w:pPr>
      <w:r w:rsidDel="00000000" w:rsidR="00000000" w:rsidRPr="00000000">
        <w:rPr>
          <w:highlight w:val="yellow"/>
          <w:rtl w:val="0"/>
        </w:rPr>
        <w:t xml:space="preserve">Biểu đồ cột thống kê số lượng tin theo trạng thái( Chờ duyệt - từ chối duyệt - Đang hoạt động - Dừng hoạt động)</w:t>
      </w:r>
    </w:p>
    <w:p w:rsidR="00000000" w:rsidDel="00000000" w:rsidP="00000000" w:rsidRDefault="00000000" w:rsidRPr="00000000" w14:paraId="0000013B">
      <w:pPr>
        <w:numPr>
          <w:ilvl w:val="0"/>
          <w:numId w:val="26"/>
        </w:numPr>
        <w:ind w:left="720" w:hanging="360"/>
        <w:rPr>
          <w:highlight w:val="yellow"/>
        </w:rPr>
      </w:pPr>
      <w:r w:rsidDel="00000000" w:rsidR="00000000" w:rsidRPr="00000000">
        <w:rPr>
          <w:highlight w:val="yellow"/>
          <w:rtl w:val="0"/>
        </w:rPr>
        <w:t xml:space="preserve">Tài khoản DN</w:t>
      </w:r>
    </w:p>
    <w:p w:rsidR="00000000" w:rsidDel="00000000" w:rsidP="00000000" w:rsidRDefault="00000000" w:rsidRPr="00000000" w14:paraId="0000013C">
      <w:pPr>
        <w:widowControl w:val="0"/>
        <w:numPr>
          <w:ilvl w:val="0"/>
          <w:numId w:val="41"/>
        </w:numPr>
        <w:spacing w:line="240" w:lineRule="auto"/>
        <w:ind w:left="1440" w:hanging="360"/>
      </w:pPr>
      <w:r w:rsidDel="00000000" w:rsidR="00000000" w:rsidRPr="00000000">
        <w:rPr>
          <w:rtl w:val="0"/>
        </w:rPr>
        <w:t xml:space="preserve">- Cho phép chỉnh sửa các thông tin của người đại diện và sửa giới thiệu, website công ty, các thông tin khác k được chỉnh sửa. (bổ sung: chỉnh sửa địa chỉ công ty và logo)</w:t>
      </w:r>
    </w:p>
    <w:p w:rsidR="00000000" w:rsidDel="00000000" w:rsidP="00000000" w:rsidRDefault="00000000" w:rsidRPr="00000000" w14:paraId="0000013D">
      <w:pPr>
        <w:widowControl w:val="0"/>
        <w:spacing w:line="240" w:lineRule="auto"/>
        <w:ind w:left="1440" w:firstLine="0"/>
        <w:rPr/>
      </w:pPr>
      <w:r w:rsidDel="00000000" w:rsidR="00000000" w:rsidRPr="00000000">
        <w:rPr>
          <w:rtl w:val="0"/>
        </w:rPr>
        <w:t xml:space="preserve"> </w:t>
      </w:r>
    </w:p>
    <w:p w:rsidR="00000000" w:rsidDel="00000000" w:rsidP="00000000" w:rsidRDefault="00000000" w:rsidRPr="00000000" w14:paraId="0000013E">
      <w:pPr>
        <w:widowControl w:val="0"/>
        <w:numPr>
          <w:ilvl w:val="0"/>
          <w:numId w:val="26"/>
        </w:numPr>
        <w:spacing w:line="240" w:lineRule="auto"/>
        <w:ind w:left="720" w:hanging="360"/>
        <w:rPr>
          <w:highlight w:val="yellow"/>
        </w:rPr>
      </w:pPr>
      <w:r w:rsidDel="00000000" w:rsidR="00000000" w:rsidRPr="00000000">
        <w:rPr>
          <w:highlight w:val="yellow"/>
          <w:rtl w:val="0"/>
        </w:rPr>
        <w:t xml:space="preserve">Quản lý tin tuyển dụng: </w:t>
      </w:r>
    </w:p>
    <w:p w:rsidR="00000000" w:rsidDel="00000000" w:rsidP="00000000" w:rsidRDefault="00000000" w:rsidRPr="00000000" w14:paraId="0000013F">
      <w:pPr>
        <w:widowControl w:val="0"/>
        <w:numPr>
          <w:ilvl w:val="0"/>
          <w:numId w:val="57"/>
        </w:numPr>
        <w:spacing w:line="240" w:lineRule="auto"/>
        <w:ind w:left="1440" w:hanging="360"/>
        <w:rPr>
          <w:highlight w:val="yellow"/>
        </w:rPr>
      </w:pPr>
      <w:r w:rsidDel="00000000" w:rsidR="00000000" w:rsidRPr="00000000">
        <w:rPr>
          <w:highlight w:val="yellow"/>
          <w:rtl w:val="0"/>
        </w:rPr>
        <w:t xml:space="preserve">các card thống kê số lượng tin theo trạng thái( Chờ duyệt - từ chối duyệt - Đang hoạt động - Dừng hoạt động)</w:t>
      </w:r>
    </w:p>
    <w:p w:rsidR="00000000" w:rsidDel="00000000" w:rsidP="00000000" w:rsidRDefault="00000000" w:rsidRPr="00000000" w14:paraId="00000140">
      <w:pPr>
        <w:numPr>
          <w:ilvl w:val="0"/>
          <w:numId w:val="75"/>
        </w:numPr>
        <w:ind w:left="1440" w:hanging="360"/>
      </w:pPr>
      <w:r w:rsidDel="00000000" w:rsidR="00000000" w:rsidRPr="00000000">
        <w:rPr>
          <w:rtl w:val="0"/>
        </w:rPr>
        <w:t xml:space="preserve">Hiển thị bảng danh sách các tin tuyển dụng: STT, Tiêu đề, ngày đăng tin, số lượng tuyển dụng, chuyên môn, hình thức làm việc, trạng thái tin: Chờ duyệt - từ chối duyệt - Đang hoạt động - Dừng hoạt động.(mỗi tin cho phép xem chi tiết, dừng hoạt động, xóa tin nếu chưa có dữ liệu liên kết)</w:t>
      </w:r>
    </w:p>
    <w:p w:rsidR="00000000" w:rsidDel="00000000" w:rsidP="00000000" w:rsidRDefault="00000000" w:rsidRPr="00000000" w14:paraId="00000141">
      <w:pPr>
        <w:widowControl w:val="0"/>
        <w:numPr>
          <w:ilvl w:val="0"/>
          <w:numId w:val="75"/>
        </w:numPr>
        <w:spacing w:line="240" w:lineRule="auto"/>
        <w:ind w:left="1440" w:hanging="360"/>
      </w:pPr>
      <w:r w:rsidDel="00000000" w:rsidR="00000000" w:rsidRPr="00000000">
        <w:rPr>
          <w:rtl w:val="0"/>
        </w:rPr>
        <w:t xml:space="preserve">Chỉ được sửa tin chưa duyệt, đv tin đã duyệt k được sửa mà chỉ có thể dừng hoạt động</w:t>
      </w:r>
    </w:p>
    <w:p w:rsidR="00000000" w:rsidDel="00000000" w:rsidP="00000000" w:rsidRDefault="00000000" w:rsidRPr="00000000" w14:paraId="00000142">
      <w:pPr>
        <w:widowControl w:val="0"/>
        <w:numPr>
          <w:ilvl w:val="0"/>
          <w:numId w:val="75"/>
        </w:numPr>
        <w:spacing w:line="240" w:lineRule="auto"/>
        <w:ind w:left="1440" w:hanging="360"/>
      </w:pPr>
      <w:r w:rsidDel="00000000" w:rsidR="00000000" w:rsidRPr="00000000">
        <w:rPr>
          <w:rtl w:val="0"/>
        </w:rPr>
        <w:t xml:space="preserve">Nếu ngày hiện tại&gt;hạn tuyển dụng, hệ thống tự động cập nhật trạng thái tin là “Dừng hoạt động”</w:t>
      </w:r>
    </w:p>
    <w:p w:rsidR="00000000" w:rsidDel="00000000" w:rsidP="00000000" w:rsidRDefault="00000000" w:rsidRPr="00000000" w14:paraId="00000143">
      <w:pPr>
        <w:widowControl w:val="0"/>
        <w:numPr>
          <w:ilvl w:val="0"/>
          <w:numId w:val="75"/>
        </w:numPr>
        <w:spacing w:line="240" w:lineRule="auto"/>
        <w:ind w:left="1440" w:hanging="360"/>
      </w:pPr>
      <w:commentRangeStart w:id="2"/>
      <w:r w:rsidDel="00000000" w:rsidR="00000000" w:rsidRPr="00000000">
        <w:rPr>
          <w:rtl w:val="0"/>
        </w:rPr>
        <w:t xml:space="preserve">Button[thêm tin tuyển dụng mới]: Chỉ được thêm tin khi có ít nhất 1 đợt thực tập đang mở, nếu k có đợt thực tập nào đang mở hiển thị thông báo: “Phòng đào tạo chưa mở đợt thực tập. Vui lòng chờ đến khi mở đợt thực tập”.</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4">
      <w:pPr>
        <w:numPr>
          <w:ilvl w:val="0"/>
          <w:numId w:val="75"/>
        </w:numPr>
        <w:ind w:left="1440" w:hanging="360"/>
      </w:pPr>
      <w:r w:rsidDel="00000000" w:rsidR="00000000" w:rsidRPr="00000000">
        <w:rPr>
          <w:rtl w:val="0"/>
        </w:rPr>
        <w:t xml:space="preserve">Tìm kiếm: 1 textbox chung cho tên tiêu đề, vị trí tuyển dụng và 1 date tìm kiếm theo ngày, 1 dropdown tìm kiếm theo trạng thái và 1 button[tìm kiếm]</w:t>
      </w:r>
    </w:p>
    <w:p w:rsidR="00000000" w:rsidDel="00000000" w:rsidP="00000000" w:rsidRDefault="00000000" w:rsidRPr="00000000" w14:paraId="00000145">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46">
            <w:pPr>
              <w:widowControl w:val="0"/>
              <w:spacing w:line="240" w:lineRule="auto"/>
              <w:rPr/>
            </w:pPr>
            <w:r w:rsidDel="00000000" w:rsidR="00000000" w:rsidRPr="00000000">
              <w:rPr>
                <w:rtl w:val="0"/>
              </w:rPr>
              <w:t xml:space="preserve">Popup[Xem chi tiết tin tuyển dụng]</w:t>
            </w:r>
          </w:p>
        </w:tc>
        <w:tc>
          <w:tcPr/>
          <w:p w:rsidR="00000000" w:rsidDel="00000000" w:rsidP="00000000" w:rsidRDefault="00000000" w:rsidRPr="00000000" w14:paraId="00000147">
            <w:pPr>
              <w:widowControl w:val="0"/>
              <w:numPr>
                <w:ilvl w:val="0"/>
                <w:numId w:val="55"/>
              </w:numPr>
              <w:spacing w:line="240" w:lineRule="auto"/>
              <w:ind w:left="720" w:hanging="360"/>
            </w:pPr>
            <w:r w:rsidDel="00000000" w:rsidR="00000000" w:rsidRPr="00000000">
              <w:rPr>
                <w:rtl w:val="0"/>
              </w:rPr>
              <w:t xml:space="preserve">Tiêu đề</w:t>
            </w:r>
          </w:p>
          <w:p w:rsidR="00000000" w:rsidDel="00000000" w:rsidP="00000000" w:rsidRDefault="00000000" w:rsidRPr="00000000" w14:paraId="00000148">
            <w:pPr>
              <w:widowControl w:val="0"/>
              <w:numPr>
                <w:ilvl w:val="0"/>
                <w:numId w:val="55"/>
              </w:numPr>
              <w:spacing w:line="240" w:lineRule="auto"/>
              <w:ind w:left="720" w:hanging="360"/>
            </w:pPr>
            <w:r w:rsidDel="00000000" w:rsidR="00000000" w:rsidRPr="00000000">
              <w:rPr>
                <w:rtl w:val="0"/>
              </w:rPr>
              <w:t xml:space="preserve">Thông tin doanh nghiệp</w:t>
            </w:r>
          </w:p>
          <w:p w:rsidR="00000000" w:rsidDel="00000000" w:rsidP="00000000" w:rsidRDefault="00000000" w:rsidRPr="00000000" w14:paraId="00000149">
            <w:pPr>
              <w:widowControl w:val="0"/>
              <w:numPr>
                <w:ilvl w:val="0"/>
                <w:numId w:val="97"/>
              </w:numPr>
              <w:spacing w:line="240" w:lineRule="auto"/>
              <w:ind w:left="1440" w:hanging="360"/>
            </w:pPr>
            <w:r w:rsidDel="00000000" w:rsidR="00000000" w:rsidRPr="00000000">
              <w:rPr>
                <w:rtl w:val="0"/>
              </w:rPr>
              <w:t xml:space="preserve">Tên doanh nghiệp </w:t>
            </w:r>
          </w:p>
          <w:p w:rsidR="00000000" w:rsidDel="00000000" w:rsidP="00000000" w:rsidRDefault="00000000" w:rsidRPr="00000000" w14:paraId="0000014A">
            <w:pPr>
              <w:widowControl w:val="0"/>
              <w:numPr>
                <w:ilvl w:val="0"/>
                <w:numId w:val="97"/>
              </w:numPr>
              <w:spacing w:line="240" w:lineRule="auto"/>
              <w:ind w:left="1440" w:hanging="360"/>
            </w:pPr>
            <w:r w:rsidDel="00000000" w:rsidR="00000000" w:rsidRPr="00000000">
              <w:rPr>
                <w:rtl w:val="0"/>
              </w:rPr>
              <w:t xml:space="preserve">MST</w:t>
            </w:r>
          </w:p>
          <w:p w:rsidR="00000000" w:rsidDel="00000000" w:rsidP="00000000" w:rsidRDefault="00000000" w:rsidRPr="00000000" w14:paraId="0000014B">
            <w:pPr>
              <w:widowControl w:val="0"/>
              <w:numPr>
                <w:ilvl w:val="0"/>
                <w:numId w:val="97"/>
              </w:numPr>
              <w:spacing w:line="240" w:lineRule="auto"/>
              <w:ind w:left="1440" w:hanging="360"/>
            </w:pPr>
            <w:r w:rsidDel="00000000" w:rsidR="00000000" w:rsidRPr="00000000">
              <w:rPr>
                <w:rtl w:val="0"/>
              </w:rPr>
              <w:t xml:space="preserve">Lĩnh vực</w:t>
            </w:r>
          </w:p>
          <w:p w:rsidR="00000000" w:rsidDel="00000000" w:rsidP="00000000" w:rsidRDefault="00000000" w:rsidRPr="00000000" w14:paraId="0000014C">
            <w:pPr>
              <w:widowControl w:val="0"/>
              <w:numPr>
                <w:ilvl w:val="0"/>
                <w:numId w:val="97"/>
              </w:numPr>
              <w:spacing w:line="240" w:lineRule="auto"/>
              <w:ind w:left="1440" w:hanging="360"/>
            </w:pPr>
            <w:r w:rsidDel="00000000" w:rsidR="00000000" w:rsidRPr="00000000">
              <w:rPr>
                <w:rtl w:val="0"/>
              </w:rPr>
              <w:t xml:space="preserve">Địa điểm trụ sở chính</w:t>
            </w:r>
          </w:p>
          <w:p w:rsidR="00000000" w:rsidDel="00000000" w:rsidP="00000000" w:rsidRDefault="00000000" w:rsidRPr="00000000" w14:paraId="0000014D">
            <w:pPr>
              <w:widowControl w:val="0"/>
              <w:numPr>
                <w:ilvl w:val="0"/>
                <w:numId w:val="97"/>
              </w:numPr>
              <w:spacing w:line="240" w:lineRule="auto"/>
              <w:ind w:left="1440" w:hanging="360"/>
            </w:pPr>
            <w:r w:rsidDel="00000000" w:rsidR="00000000" w:rsidRPr="00000000">
              <w:rPr>
                <w:rtl w:val="0"/>
              </w:rPr>
              <w:t xml:space="preserve">Giới thiệu về công ty(nếu có)</w:t>
            </w:r>
          </w:p>
          <w:p w:rsidR="00000000" w:rsidDel="00000000" w:rsidP="00000000" w:rsidRDefault="00000000" w:rsidRPr="00000000" w14:paraId="0000014E">
            <w:pPr>
              <w:widowControl w:val="0"/>
              <w:numPr>
                <w:ilvl w:val="0"/>
                <w:numId w:val="97"/>
              </w:numPr>
              <w:spacing w:line="240" w:lineRule="auto"/>
              <w:ind w:left="1440" w:hanging="360"/>
            </w:pPr>
            <w:r w:rsidDel="00000000" w:rsidR="00000000" w:rsidRPr="00000000">
              <w:rPr>
                <w:rtl w:val="0"/>
              </w:rPr>
              <w:t xml:space="preserve">Website(nếu có)</w:t>
            </w:r>
          </w:p>
          <w:p w:rsidR="00000000" w:rsidDel="00000000" w:rsidP="00000000" w:rsidRDefault="00000000" w:rsidRPr="00000000" w14:paraId="0000014F">
            <w:pPr>
              <w:widowControl w:val="0"/>
              <w:numPr>
                <w:ilvl w:val="0"/>
                <w:numId w:val="36"/>
              </w:numPr>
              <w:spacing w:line="240" w:lineRule="auto"/>
              <w:ind w:left="720" w:hanging="360"/>
            </w:pPr>
            <w:r w:rsidDel="00000000" w:rsidR="00000000" w:rsidRPr="00000000">
              <w:rPr>
                <w:rtl w:val="0"/>
              </w:rPr>
              <w:t xml:space="preserve">Mức lương</w:t>
            </w:r>
          </w:p>
          <w:p w:rsidR="00000000" w:rsidDel="00000000" w:rsidP="00000000" w:rsidRDefault="00000000" w:rsidRPr="00000000" w14:paraId="00000150">
            <w:pPr>
              <w:widowControl w:val="0"/>
              <w:numPr>
                <w:ilvl w:val="0"/>
                <w:numId w:val="36"/>
              </w:numPr>
              <w:spacing w:line="240" w:lineRule="auto"/>
              <w:ind w:left="720" w:hanging="360"/>
            </w:pPr>
            <w:r w:rsidDel="00000000" w:rsidR="00000000" w:rsidRPr="00000000">
              <w:rPr>
                <w:rtl w:val="0"/>
              </w:rPr>
              <w:t xml:space="preserve">Vị trí tuyển dụng</w:t>
            </w:r>
          </w:p>
          <w:p w:rsidR="00000000" w:rsidDel="00000000" w:rsidP="00000000" w:rsidRDefault="00000000" w:rsidRPr="00000000" w14:paraId="00000151">
            <w:pPr>
              <w:widowControl w:val="0"/>
              <w:numPr>
                <w:ilvl w:val="0"/>
                <w:numId w:val="36"/>
              </w:numPr>
              <w:spacing w:line="240" w:lineRule="auto"/>
              <w:ind w:left="720" w:hanging="360"/>
            </w:pPr>
            <w:r w:rsidDel="00000000" w:rsidR="00000000" w:rsidRPr="00000000">
              <w:rPr>
                <w:rtl w:val="0"/>
              </w:rPr>
              <w:t xml:space="preserve">Ngành/Khoa</w:t>
            </w:r>
          </w:p>
          <w:p w:rsidR="00000000" w:rsidDel="00000000" w:rsidP="00000000" w:rsidRDefault="00000000" w:rsidRPr="00000000" w14:paraId="00000152">
            <w:pPr>
              <w:widowControl w:val="0"/>
              <w:numPr>
                <w:ilvl w:val="0"/>
                <w:numId w:val="36"/>
              </w:numPr>
              <w:spacing w:line="240" w:lineRule="auto"/>
              <w:ind w:left="720" w:hanging="360"/>
            </w:pPr>
            <w:r w:rsidDel="00000000" w:rsidR="00000000" w:rsidRPr="00000000">
              <w:rPr>
                <w:rtl w:val="0"/>
              </w:rPr>
              <w:t xml:space="preserve">Yêu cầu kinh nghiệm</w:t>
            </w:r>
          </w:p>
          <w:p w:rsidR="00000000" w:rsidDel="00000000" w:rsidP="00000000" w:rsidRDefault="00000000" w:rsidRPr="00000000" w14:paraId="00000153">
            <w:pPr>
              <w:widowControl w:val="0"/>
              <w:numPr>
                <w:ilvl w:val="0"/>
                <w:numId w:val="36"/>
              </w:numPr>
              <w:spacing w:line="240" w:lineRule="auto"/>
              <w:ind w:left="720" w:hanging="360"/>
            </w:pPr>
            <w:r w:rsidDel="00000000" w:rsidR="00000000" w:rsidRPr="00000000">
              <w:rPr>
                <w:rtl w:val="0"/>
              </w:rPr>
              <w:t xml:space="preserve">Số lượng tuyển dụng</w:t>
            </w:r>
          </w:p>
          <w:p w:rsidR="00000000" w:rsidDel="00000000" w:rsidP="00000000" w:rsidRDefault="00000000" w:rsidRPr="00000000" w14:paraId="00000154">
            <w:pPr>
              <w:widowControl w:val="0"/>
              <w:numPr>
                <w:ilvl w:val="0"/>
                <w:numId w:val="36"/>
              </w:numPr>
              <w:spacing w:line="240" w:lineRule="auto"/>
              <w:ind w:left="720" w:hanging="360"/>
            </w:pPr>
            <w:r w:rsidDel="00000000" w:rsidR="00000000" w:rsidRPr="00000000">
              <w:rPr>
                <w:rtl w:val="0"/>
              </w:rPr>
              <w:t xml:space="preserve">Hình thức làm việc: part-time/full-time</w:t>
            </w:r>
          </w:p>
          <w:p w:rsidR="00000000" w:rsidDel="00000000" w:rsidP="00000000" w:rsidRDefault="00000000" w:rsidRPr="00000000" w14:paraId="00000155">
            <w:pPr>
              <w:widowControl w:val="0"/>
              <w:numPr>
                <w:ilvl w:val="0"/>
                <w:numId w:val="45"/>
              </w:numPr>
              <w:spacing w:line="240" w:lineRule="auto"/>
              <w:ind w:left="720" w:hanging="360"/>
            </w:pPr>
            <w:r w:rsidDel="00000000" w:rsidR="00000000" w:rsidRPr="00000000">
              <w:rPr>
                <w:rtl w:val="0"/>
              </w:rPr>
              <w:t xml:space="preserve">Hạn tuyển dụng:</w:t>
            </w:r>
          </w:p>
          <w:p w:rsidR="00000000" w:rsidDel="00000000" w:rsidP="00000000" w:rsidRDefault="00000000" w:rsidRPr="00000000" w14:paraId="00000156">
            <w:pPr>
              <w:pStyle w:val="Heading3"/>
              <w:keepNext w:val="0"/>
              <w:keepLines w:val="0"/>
              <w:widowControl w:val="0"/>
              <w:numPr>
                <w:ilvl w:val="0"/>
                <w:numId w:val="55"/>
              </w:numPr>
              <w:shd w:fill="ffffff" w:val="clear"/>
              <w:spacing w:after="0" w:before="0" w:line="332.30769230769226" w:lineRule="auto"/>
              <w:ind w:left="720" w:hanging="360"/>
              <w:rPr>
                <w:color w:val="434343"/>
                <w:sz w:val="28"/>
                <w:szCs w:val="28"/>
              </w:rPr>
            </w:pPr>
            <w:bookmarkStart w:colFirst="0" w:colLast="0" w:name="_6akz2bqwov6c" w:id="11"/>
            <w:bookmarkEnd w:id="11"/>
            <w:r w:rsidDel="00000000" w:rsidR="00000000" w:rsidRPr="00000000">
              <w:rPr>
                <w:color w:val="212f3f"/>
                <w:sz w:val="24"/>
                <w:szCs w:val="24"/>
                <w:rtl w:val="0"/>
              </w:rPr>
              <w:t xml:space="preserve">Mô tả công việc</w:t>
            </w:r>
          </w:p>
          <w:p w:rsidR="00000000" w:rsidDel="00000000" w:rsidP="00000000" w:rsidRDefault="00000000" w:rsidRPr="00000000" w14:paraId="00000157">
            <w:pPr>
              <w:pStyle w:val="Heading3"/>
              <w:keepNext w:val="0"/>
              <w:keepLines w:val="0"/>
              <w:widowControl w:val="0"/>
              <w:numPr>
                <w:ilvl w:val="0"/>
                <w:numId w:val="55"/>
              </w:numPr>
              <w:shd w:fill="ffffff" w:val="clear"/>
              <w:spacing w:after="0" w:before="0" w:line="332.30769230769226" w:lineRule="auto"/>
              <w:ind w:left="720" w:hanging="360"/>
              <w:rPr>
                <w:color w:val="434343"/>
                <w:sz w:val="28"/>
                <w:szCs w:val="28"/>
              </w:rPr>
            </w:pPr>
            <w:bookmarkStart w:colFirst="0" w:colLast="0" w:name="_3zziv0v41e2z" w:id="12"/>
            <w:bookmarkEnd w:id="12"/>
            <w:r w:rsidDel="00000000" w:rsidR="00000000" w:rsidRPr="00000000">
              <w:rPr>
                <w:color w:val="212f3f"/>
                <w:sz w:val="24"/>
                <w:szCs w:val="24"/>
                <w:rtl w:val="0"/>
              </w:rPr>
              <w:t xml:space="preserve">Yêu cầu ứng viên</w:t>
            </w:r>
          </w:p>
          <w:p w:rsidR="00000000" w:rsidDel="00000000" w:rsidP="00000000" w:rsidRDefault="00000000" w:rsidRPr="00000000" w14:paraId="00000158">
            <w:pPr>
              <w:widowControl w:val="0"/>
              <w:numPr>
                <w:ilvl w:val="0"/>
                <w:numId w:val="55"/>
              </w:numPr>
              <w:spacing w:line="240" w:lineRule="auto"/>
              <w:ind w:left="720" w:hanging="360"/>
            </w:pPr>
            <w:r w:rsidDel="00000000" w:rsidR="00000000" w:rsidRPr="00000000">
              <w:rPr>
                <w:rtl w:val="0"/>
              </w:rPr>
              <w:t xml:space="preserve">Quyền lợi</w:t>
            </w:r>
          </w:p>
          <w:p w:rsidR="00000000" w:rsidDel="00000000" w:rsidP="00000000" w:rsidRDefault="00000000" w:rsidRPr="00000000" w14:paraId="00000159">
            <w:pPr>
              <w:widowControl w:val="0"/>
              <w:numPr>
                <w:ilvl w:val="0"/>
                <w:numId w:val="55"/>
              </w:numPr>
              <w:spacing w:line="240" w:lineRule="auto"/>
              <w:ind w:left="720" w:hanging="360"/>
            </w:pPr>
            <w:r w:rsidDel="00000000" w:rsidR="00000000" w:rsidRPr="00000000">
              <w:rPr>
                <w:rtl w:val="0"/>
              </w:rPr>
              <w:t xml:space="preserve">Địa điểm làm việc</w:t>
            </w:r>
          </w:p>
          <w:p w:rsidR="00000000" w:rsidDel="00000000" w:rsidP="00000000" w:rsidRDefault="00000000" w:rsidRPr="00000000" w14:paraId="0000015A">
            <w:pPr>
              <w:widowControl w:val="0"/>
              <w:numPr>
                <w:ilvl w:val="0"/>
                <w:numId w:val="55"/>
              </w:numPr>
              <w:spacing w:line="240" w:lineRule="auto"/>
              <w:ind w:left="720" w:hanging="360"/>
            </w:pPr>
            <w:r w:rsidDel="00000000" w:rsidR="00000000" w:rsidRPr="00000000">
              <w:rPr>
                <w:rtl w:val="0"/>
              </w:rPr>
              <w:t xml:space="preserve">Thời gian làm việc</w:t>
            </w:r>
          </w:p>
          <w:p w:rsidR="00000000" w:rsidDel="00000000" w:rsidP="00000000" w:rsidRDefault="00000000" w:rsidRPr="00000000" w14:paraId="0000015B">
            <w:pPr>
              <w:widowControl w:val="0"/>
              <w:numPr>
                <w:ilvl w:val="0"/>
                <w:numId w:val="55"/>
              </w:numPr>
              <w:spacing w:line="240" w:lineRule="auto"/>
              <w:ind w:left="720" w:hanging="360"/>
            </w:pPr>
            <w:r w:rsidDel="00000000" w:rsidR="00000000" w:rsidRPr="00000000">
              <w:rPr>
                <w:rtl w:val="0"/>
              </w:rPr>
              <w:t xml:space="preserve">Cách thức ứng tuyển(nếu có)</w:t>
            </w:r>
          </w:p>
          <w:p w:rsidR="00000000" w:rsidDel="00000000" w:rsidP="00000000" w:rsidRDefault="00000000" w:rsidRPr="00000000" w14:paraId="0000015C">
            <w:pPr>
              <w:widowControl w:val="0"/>
              <w:numPr>
                <w:ilvl w:val="0"/>
                <w:numId w:val="55"/>
              </w:numPr>
              <w:spacing w:line="240" w:lineRule="auto"/>
              <w:ind w:left="720" w:hanging="360"/>
            </w:pPr>
            <w:r w:rsidDel="00000000" w:rsidR="00000000" w:rsidRPr="00000000">
              <w:rPr>
                <w:rtl w:val="0"/>
              </w:rPr>
              <w:t xml:space="preserve">Trạng thái hiện tại của tin</w:t>
            </w:r>
          </w:p>
        </w:tc>
      </w:tr>
      <w:tr>
        <w:trPr>
          <w:cantSplit w:val="0"/>
          <w:tblHeader w:val="0"/>
        </w:trPr>
        <w:tc>
          <w:tcPr/>
          <w:p w:rsidR="00000000" w:rsidDel="00000000" w:rsidP="00000000" w:rsidRDefault="00000000" w:rsidRPr="00000000" w14:paraId="0000015D">
            <w:pPr>
              <w:widowControl w:val="0"/>
              <w:spacing w:line="240" w:lineRule="auto"/>
              <w:rPr/>
            </w:pPr>
            <w:r w:rsidDel="00000000" w:rsidR="00000000" w:rsidRPr="00000000">
              <w:rPr>
                <w:rtl w:val="0"/>
              </w:rPr>
              <w:t xml:space="preserve">Popup[Cập nhật trạng thái]</w:t>
            </w:r>
          </w:p>
        </w:tc>
        <w:tc>
          <w:tcPr/>
          <w:p w:rsidR="00000000" w:rsidDel="00000000" w:rsidP="00000000" w:rsidRDefault="00000000" w:rsidRPr="00000000" w14:paraId="0000015E">
            <w:pPr>
              <w:widowControl w:val="0"/>
              <w:spacing w:line="240" w:lineRule="auto"/>
              <w:rPr/>
            </w:pPr>
            <w:r w:rsidDel="00000000" w:rsidR="00000000" w:rsidRPr="00000000">
              <w:rPr>
                <w:rtl w:val="0"/>
              </w:rPr>
            </w:r>
          </w:p>
          <w:p w:rsidR="00000000" w:rsidDel="00000000" w:rsidP="00000000" w:rsidRDefault="00000000" w:rsidRPr="00000000" w14:paraId="0000015F">
            <w:pPr>
              <w:widowControl w:val="0"/>
              <w:numPr>
                <w:ilvl w:val="0"/>
                <w:numId w:val="112"/>
              </w:numPr>
              <w:spacing w:line="240" w:lineRule="auto"/>
              <w:ind w:left="720" w:hanging="360"/>
            </w:pPr>
            <w:r w:rsidDel="00000000" w:rsidR="00000000" w:rsidRPr="00000000">
              <w:rPr>
                <w:rtl w:val="0"/>
              </w:rPr>
              <w:t xml:space="preserve">Chỉ cho phép cập nhật trạng thái là “Dừng hoạt động”</w:t>
            </w:r>
          </w:p>
          <w:p w:rsidR="00000000" w:rsidDel="00000000" w:rsidP="00000000" w:rsidRDefault="00000000" w:rsidRPr="00000000" w14:paraId="00000160">
            <w:pPr>
              <w:widowControl w:val="0"/>
              <w:numPr>
                <w:ilvl w:val="0"/>
                <w:numId w:val="112"/>
              </w:numPr>
              <w:spacing w:line="240" w:lineRule="auto"/>
              <w:ind w:left="720" w:hanging="360"/>
            </w:pPr>
            <w:r w:rsidDel="00000000" w:rsidR="00000000" w:rsidRPr="00000000">
              <w:rPr>
                <w:rtl w:val="0"/>
              </w:rPr>
              <w:t xml:space="preserve">Khi chọn dừng hoạt động hiển thị thông báo “Bạn xác nhận chắc chắn dừng hoạt động của tin: [Tiêu đề tin]?”. Nếu ng dùng xác nhận thì trạng thái của tin là “dừng hoạt động”</w:t>
            </w:r>
          </w:p>
        </w:tc>
      </w:tr>
      <w:tr>
        <w:trPr>
          <w:cantSplit w:val="0"/>
          <w:tblHeader w:val="0"/>
        </w:trPr>
        <w:tc>
          <w:tcPr/>
          <w:p w:rsidR="00000000" w:rsidDel="00000000" w:rsidP="00000000" w:rsidRDefault="00000000" w:rsidRPr="00000000" w14:paraId="00000161">
            <w:pPr>
              <w:widowControl w:val="0"/>
              <w:spacing w:line="240" w:lineRule="auto"/>
              <w:rPr/>
            </w:pPr>
            <w:r w:rsidDel="00000000" w:rsidR="00000000" w:rsidRPr="00000000">
              <w:rPr>
                <w:rtl w:val="0"/>
              </w:rPr>
              <w:t xml:space="preserve">Popup[Xóa tin]</w:t>
            </w:r>
          </w:p>
        </w:tc>
        <w:tc>
          <w:tcPr/>
          <w:p w:rsidR="00000000" w:rsidDel="00000000" w:rsidP="00000000" w:rsidRDefault="00000000" w:rsidRPr="00000000" w14:paraId="00000162">
            <w:pPr>
              <w:widowControl w:val="0"/>
              <w:numPr>
                <w:ilvl w:val="0"/>
                <w:numId w:val="13"/>
              </w:numPr>
              <w:spacing w:line="240" w:lineRule="auto"/>
              <w:ind w:left="720" w:hanging="360"/>
            </w:pPr>
            <w:r w:rsidDel="00000000" w:rsidR="00000000" w:rsidRPr="00000000">
              <w:rPr>
                <w:rtl w:val="0"/>
              </w:rPr>
              <w:t xml:space="preserve">Nội dung: Bạn có chắc chắn muốn xóa tin tuyển dụng: [Tiêu đề tin] không?</w:t>
            </w:r>
          </w:p>
          <w:p w:rsidR="00000000" w:rsidDel="00000000" w:rsidP="00000000" w:rsidRDefault="00000000" w:rsidRPr="00000000" w14:paraId="00000163">
            <w:pPr>
              <w:widowControl w:val="0"/>
              <w:numPr>
                <w:ilvl w:val="0"/>
                <w:numId w:val="13"/>
              </w:numPr>
              <w:spacing w:line="240" w:lineRule="auto"/>
              <w:ind w:left="720" w:hanging="360"/>
            </w:pPr>
            <w:r w:rsidDel="00000000" w:rsidR="00000000" w:rsidRPr="00000000">
              <w:rPr>
                <w:rtl w:val="0"/>
              </w:rPr>
              <w:t xml:space="preserve">Khi xác nhận xóa, nếu đã có dữ liệu liên kết hiển thị thông báo lỗi “Không thể xóa Tin tuyển dụng đã có dữ liệu liên kết trong hệ thống.” Nếu k có dữ liệu liên kết hiển thị thông báo “Xóa tin tuyển dụng thành công”,</w:t>
            </w:r>
          </w:p>
        </w:tc>
      </w:tr>
      <w:tr>
        <w:trPr>
          <w:cantSplit w:val="0"/>
          <w:tblHeader w:val="0"/>
        </w:trPr>
        <w:tc>
          <w:tcPr/>
          <w:p w:rsidR="00000000" w:rsidDel="00000000" w:rsidP="00000000" w:rsidRDefault="00000000" w:rsidRPr="00000000" w14:paraId="00000164">
            <w:pPr>
              <w:widowControl w:val="0"/>
              <w:spacing w:line="240" w:lineRule="auto"/>
              <w:rPr/>
            </w:pPr>
            <w:r w:rsidDel="00000000" w:rsidR="00000000" w:rsidRPr="00000000">
              <w:rPr>
                <w:rtl w:val="0"/>
              </w:rPr>
              <w:t xml:space="preserve">Popup[Sửa tin]: Chỉ được sửa tin chưa duyệt hoặc bị từ chối duyệt, đv tin đã duyệt k được sửa mà chỉ có thể dừng hoạt động</w:t>
            </w:r>
          </w:p>
        </w:tc>
        <w:tc>
          <w:tcPr/>
          <w:p w:rsidR="00000000" w:rsidDel="00000000" w:rsidP="00000000" w:rsidRDefault="00000000" w:rsidRPr="00000000" w14:paraId="00000165">
            <w:pPr>
              <w:widowControl w:val="0"/>
              <w:numPr>
                <w:ilvl w:val="0"/>
                <w:numId w:val="55"/>
              </w:numPr>
              <w:spacing w:line="240" w:lineRule="auto"/>
              <w:ind w:left="720" w:hanging="360"/>
            </w:pPr>
            <w:r w:rsidDel="00000000" w:rsidR="00000000" w:rsidRPr="00000000">
              <w:rPr>
                <w:rtl w:val="0"/>
              </w:rPr>
              <w:t xml:space="preserve">Nếu sửa tin bị từ chối thì hiển thị thêm lý do từ chối.</w:t>
            </w:r>
          </w:p>
          <w:p w:rsidR="00000000" w:rsidDel="00000000" w:rsidP="00000000" w:rsidRDefault="00000000" w:rsidRPr="00000000" w14:paraId="00000166">
            <w:pPr>
              <w:widowControl w:val="0"/>
              <w:numPr>
                <w:ilvl w:val="0"/>
                <w:numId w:val="55"/>
              </w:numPr>
              <w:spacing w:line="240" w:lineRule="auto"/>
              <w:ind w:left="720" w:hanging="360"/>
            </w:pPr>
            <w:r w:rsidDel="00000000" w:rsidR="00000000" w:rsidRPr="00000000">
              <w:rPr>
                <w:rtl w:val="0"/>
              </w:rPr>
              <w:t xml:space="preserve">Hiển thị dữ liệu hiện tại, validate như ở form thêm mới:</w:t>
            </w:r>
          </w:p>
          <w:p w:rsidR="00000000" w:rsidDel="00000000" w:rsidP="00000000" w:rsidRDefault="00000000" w:rsidRPr="00000000" w14:paraId="00000167">
            <w:pPr>
              <w:widowControl w:val="0"/>
              <w:numPr>
                <w:ilvl w:val="0"/>
                <w:numId w:val="55"/>
              </w:numPr>
              <w:spacing w:line="240" w:lineRule="auto"/>
              <w:ind w:left="720" w:hanging="360"/>
            </w:pPr>
            <w:r w:rsidDel="00000000" w:rsidR="00000000" w:rsidRPr="00000000">
              <w:rPr>
                <w:rtl w:val="0"/>
              </w:rPr>
              <w:t xml:space="preserve">Button[Sửa]: nếu sửa tin bị từ chối thì sau khi sửa, cập nhật trạng thái là “Chờ xét duyệt”</w:t>
            </w:r>
          </w:p>
          <w:p w:rsidR="00000000" w:rsidDel="00000000" w:rsidP="00000000" w:rsidRDefault="00000000" w:rsidRPr="00000000" w14:paraId="00000168">
            <w:pPr>
              <w:widowControl w:val="0"/>
              <w:numPr>
                <w:ilvl w:val="0"/>
                <w:numId w:val="55"/>
              </w:numPr>
              <w:spacing w:line="240" w:lineRule="auto"/>
              <w:ind w:left="720" w:hanging="360"/>
            </w:pPr>
            <w:r w:rsidDel="00000000" w:rsidR="00000000" w:rsidRPr="00000000">
              <w:rPr>
                <w:rtl w:val="0"/>
              </w:rPr>
              <w:t xml:space="preserve">Button[Hủy]</w:t>
            </w:r>
          </w:p>
        </w:tc>
      </w:tr>
      <w:tr>
        <w:trPr>
          <w:cantSplit w:val="0"/>
          <w:tblHeader w:val="0"/>
        </w:trPr>
        <w:tc>
          <w:tcPr/>
          <w:p w:rsidR="00000000" w:rsidDel="00000000" w:rsidP="00000000" w:rsidRDefault="00000000" w:rsidRPr="00000000" w14:paraId="00000169">
            <w:pPr>
              <w:widowControl w:val="0"/>
              <w:spacing w:line="240" w:lineRule="auto"/>
              <w:rPr/>
            </w:pPr>
            <w:r w:rsidDel="00000000" w:rsidR="00000000" w:rsidRPr="00000000">
              <w:rPr>
                <w:rtl w:val="0"/>
              </w:rPr>
              <w:t xml:space="preserve">Popup[Thêm tin tuyển dụng mới]: </w:t>
            </w:r>
            <w:commentRangeStart w:id="3"/>
            <w:r w:rsidDel="00000000" w:rsidR="00000000" w:rsidRPr="00000000">
              <w:rPr>
                <w:rtl w:val="0"/>
              </w:rPr>
              <w:t xml:space="preserve">Chỉ được thêm tin khi có ít nhất 1 đợt thực tập đang mở, nếu k có đợt thực tập nào đang mở hiển thị thông báo: “Phòng đào tạo chưa mở đợt thực tập. Vui lòng chờ đến khi mở đợt thực tập”.</w:t>
            </w: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16A">
            <w:pPr>
              <w:widowControl w:val="0"/>
              <w:numPr>
                <w:ilvl w:val="0"/>
                <w:numId w:val="101"/>
              </w:numPr>
              <w:spacing w:line="240" w:lineRule="auto"/>
              <w:ind w:left="720" w:hanging="360"/>
            </w:pPr>
            <w:r w:rsidDel="00000000" w:rsidR="00000000" w:rsidRPr="00000000">
              <w:rPr>
                <w:rtl w:val="0"/>
              </w:rPr>
              <w:t xml:space="preserve">Textbox[Tiêu đề]: bắt buộc, chỉ cho phép nhập ký tự chữ và số có độ dài từ 1–255 ký tự</w:t>
            </w:r>
          </w:p>
          <w:p w:rsidR="00000000" w:rsidDel="00000000" w:rsidP="00000000" w:rsidRDefault="00000000" w:rsidRPr="00000000" w14:paraId="0000016B">
            <w:pPr>
              <w:widowControl w:val="0"/>
              <w:numPr>
                <w:ilvl w:val="0"/>
                <w:numId w:val="55"/>
              </w:numPr>
              <w:spacing w:line="240" w:lineRule="auto"/>
              <w:ind w:left="720" w:hanging="360"/>
            </w:pPr>
            <w:r w:rsidDel="00000000" w:rsidR="00000000" w:rsidRPr="00000000">
              <w:rPr>
                <w:rtl w:val="0"/>
              </w:rPr>
              <w:t xml:space="preserve">Thông tin doanh nghiệp</w:t>
            </w:r>
          </w:p>
          <w:p w:rsidR="00000000" w:rsidDel="00000000" w:rsidP="00000000" w:rsidRDefault="00000000" w:rsidRPr="00000000" w14:paraId="0000016C">
            <w:pPr>
              <w:widowControl w:val="0"/>
              <w:numPr>
                <w:ilvl w:val="0"/>
                <w:numId w:val="97"/>
              </w:numPr>
              <w:spacing w:line="240" w:lineRule="auto"/>
              <w:ind w:left="1440" w:hanging="360"/>
            </w:pPr>
            <w:r w:rsidDel="00000000" w:rsidR="00000000" w:rsidRPr="00000000">
              <w:rPr>
                <w:rtl w:val="0"/>
              </w:rPr>
              <w:t xml:space="preserve">Textarea[Giới thiệu về công ty]: k bắt buộc, gtrị mặc định lấy từ csdl</w:t>
            </w:r>
          </w:p>
          <w:p w:rsidR="00000000" w:rsidDel="00000000" w:rsidP="00000000" w:rsidRDefault="00000000" w:rsidRPr="00000000" w14:paraId="0000016D">
            <w:pPr>
              <w:widowControl w:val="0"/>
              <w:numPr>
                <w:ilvl w:val="0"/>
                <w:numId w:val="97"/>
              </w:numPr>
              <w:spacing w:line="240" w:lineRule="auto"/>
              <w:ind w:left="1440" w:hanging="360"/>
            </w:pPr>
            <w:r w:rsidDel="00000000" w:rsidR="00000000" w:rsidRPr="00000000">
              <w:rPr>
                <w:rtl w:val="0"/>
              </w:rPr>
              <w:t xml:space="preserve">Textbox[Website]: k bắt buộc, gtrị mặc định lấy từ csdl</w:t>
            </w:r>
          </w:p>
          <w:p w:rsidR="00000000" w:rsidDel="00000000" w:rsidP="00000000" w:rsidRDefault="00000000" w:rsidRPr="00000000" w14:paraId="0000016E">
            <w:pPr>
              <w:widowControl w:val="0"/>
              <w:numPr>
                <w:ilvl w:val="0"/>
                <w:numId w:val="36"/>
              </w:numPr>
              <w:spacing w:line="240" w:lineRule="auto"/>
              <w:ind w:left="720" w:hanging="360"/>
            </w:pPr>
            <w:r w:rsidDel="00000000" w:rsidR="00000000" w:rsidRPr="00000000">
              <w:rPr>
                <w:rtl w:val="0"/>
              </w:rPr>
              <w:t xml:space="preserve">Textbox[Mức lương]: bắt buộc, chỉ cho phép nhập ký tự chữ và số, ký tự “-” và có độ dài từ 1-150 ký tự</w:t>
            </w:r>
          </w:p>
          <w:p w:rsidR="00000000" w:rsidDel="00000000" w:rsidP="00000000" w:rsidRDefault="00000000" w:rsidRPr="00000000" w14:paraId="0000016F">
            <w:pPr>
              <w:widowControl w:val="0"/>
              <w:numPr>
                <w:ilvl w:val="0"/>
                <w:numId w:val="36"/>
              </w:numPr>
              <w:spacing w:line="240" w:lineRule="auto"/>
              <w:ind w:left="720" w:hanging="360"/>
            </w:pPr>
            <w:r w:rsidDel="00000000" w:rsidR="00000000" w:rsidRPr="00000000">
              <w:rPr>
                <w:rtl w:val="0"/>
              </w:rPr>
              <w:t xml:space="preserve">Textbox[Vị trí tuyển dụng]: bắt buộc, chỉ cho phép nhập ký tự chữ và số, có độ dài từ 1-255 ký tự</w:t>
            </w:r>
          </w:p>
          <w:p w:rsidR="00000000" w:rsidDel="00000000" w:rsidP="00000000" w:rsidRDefault="00000000" w:rsidRPr="00000000" w14:paraId="00000170">
            <w:pPr>
              <w:widowControl w:val="0"/>
              <w:numPr>
                <w:ilvl w:val="0"/>
                <w:numId w:val="36"/>
              </w:numPr>
              <w:spacing w:line="240" w:lineRule="auto"/>
              <w:ind w:left="720" w:hanging="360"/>
            </w:pPr>
            <w:r w:rsidDel="00000000" w:rsidR="00000000" w:rsidRPr="00000000">
              <w:rPr>
                <w:rtl w:val="0"/>
              </w:rPr>
              <w:t xml:space="preserve">Multi-select combobox[Ngành/Khoa]: cho phép chọn nhiều ngành/khoa</w:t>
            </w:r>
          </w:p>
          <w:p w:rsidR="00000000" w:rsidDel="00000000" w:rsidP="00000000" w:rsidRDefault="00000000" w:rsidRPr="00000000" w14:paraId="00000171">
            <w:pPr>
              <w:widowControl w:val="0"/>
              <w:numPr>
                <w:ilvl w:val="0"/>
                <w:numId w:val="36"/>
              </w:numPr>
              <w:spacing w:line="240" w:lineRule="auto"/>
              <w:ind w:left="720" w:hanging="360"/>
            </w:pPr>
            <w:r w:rsidDel="00000000" w:rsidR="00000000" w:rsidRPr="00000000">
              <w:rPr>
                <w:rtl w:val="0"/>
              </w:rPr>
              <w:t xml:space="preserve">Textbox[Yêu cầu kinh nghiệm]: bắt buộc, chỉ cho phép nhập ký tự chữ và số, có độ dài từ 1-255 ký tự</w:t>
            </w:r>
          </w:p>
          <w:p w:rsidR="00000000" w:rsidDel="00000000" w:rsidP="00000000" w:rsidRDefault="00000000" w:rsidRPr="00000000" w14:paraId="00000172">
            <w:pPr>
              <w:widowControl w:val="0"/>
              <w:numPr>
                <w:ilvl w:val="0"/>
                <w:numId w:val="36"/>
              </w:numPr>
              <w:spacing w:line="240" w:lineRule="auto"/>
              <w:ind w:left="720" w:hanging="360"/>
            </w:pPr>
            <w:r w:rsidDel="00000000" w:rsidR="00000000" w:rsidRPr="00000000">
              <w:rPr>
                <w:rtl w:val="0"/>
              </w:rPr>
              <w:t xml:space="preserve">Textbox[Số lượng tuyển dụng]: bắt buộc chỉ cho phép nhập số, độ dài từ 1-10 ký tự</w:t>
            </w:r>
          </w:p>
          <w:p w:rsidR="00000000" w:rsidDel="00000000" w:rsidP="00000000" w:rsidRDefault="00000000" w:rsidRPr="00000000" w14:paraId="00000173">
            <w:pPr>
              <w:widowControl w:val="0"/>
              <w:numPr>
                <w:ilvl w:val="0"/>
                <w:numId w:val="36"/>
              </w:numPr>
              <w:spacing w:line="240" w:lineRule="auto"/>
              <w:ind w:left="720" w:hanging="360"/>
            </w:pPr>
            <w:r w:rsidDel="00000000" w:rsidR="00000000" w:rsidRPr="00000000">
              <w:rPr>
                <w:rtl w:val="0"/>
              </w:rPr>
              <w:t xml:space="preserve">dropdown[Hình thức làm việc]: bắt buộc, cho phép lựa chọn part-time/full-time</w:t>
            </w:r>
          </w:p>
          <w:p w:rsidR="00000000" w:rsidDel="00000000" w:rsidP="00000000" w:rsidRDefault="00000000" w:rsidRPr="00000000" w14:paraId="00000174">
            <w:pPr>
              <w:widowControl w:val="0"/>
              <w:numPr>
                <w:ilvl w:val="0"/>
                <w:numId w:val="45"/>
              </w:numPr>
              <w:spacing w:line="240" w:lineRule="auto"/>
              <w:ind w:left="720" w:hanging="360"/>
            </w:pPr>
            <w:r w:rsidDel="00000000" w:rsidR="00000000" w:rsidRPr="00000000">
              <w:rPr>
                <w:rtl w:val="0"/>
              </w:rPr>
              <w:t xml:space="preserve">Date[Hạn tuyển dụng]: bắt buộc, gtrị mặc định là ngày hiện tại, validate thời hạn &gt; ngày hiện tại</w:t>
            </w:r>
          </w:p>
          <w:p w:rsidR="00000000" w:rsidDel="00000000" w:rsidP="00000000" w:rsidRDefault="00000000" w:rsidRPr="00000000" w14:paraId="00000175">
            <w:pPr>
              <w:pStyle w:val="Heading3"/>
              <w:keepNext w:val="0"/>
              <w:keepLines w:val="0"/>
              <w:widowControl w:val="0"/>
              <w:numPr>
                <w:ilvl w:val="0"/>
                <w:numId w:val="55"/>
              </w:numPr>
              <w:shd w:fill="ffffff" w:val="clear"/>
              <w:spacing w:after="0" w:before="0" w:line="332.30769230769226" w:lineRule="auto"/>
              <w:ind w:left="720" w:hanging="360"/>
              <w:rPr>
                <w:color w:val="434343"/>
                <w:sz w:val="28"/>
                <w:szCs w:val="28"/>
              </w:rPr>
            </w:pPr>
            <w:bookmarkStart w:colFirst="0" w:colLast="0" w:name="_1c573xrtbmwn" w:id="13"/>
            <w:bookmarkEnd w:id="13"/>
            <w:r w:rsidDel="00000000" w:rsidR="00000000" w:rsidRPr="00000000">
              <w:rPr>
                <w:color w:val="212f3f"/>
                <w:sz w:val="24"/>
                <w:szCs w:val="24"/>
                <w:rtl w:val="0"/>
              </w:rPr>
              <w:t xml:space="preserve">Textarea[Mô tả công việc]: bắt buộc</w:t>
            </w:r>
          </w:p>
          <w:p w:rsidR="00000000" w:rsidDel="00000000" w:rsidP="00000000" w:rsidRDefault="00000000" w:rsidRPr="00000000" w14:paraId="00000176">
            <w:pPr>
              <w:pStyle w:val="Heading3"/>
              <w:keepNext w:val="0"/>
              <w:keepLines w:val="0"/>
              <w:widowControl w:val="0"/>
              <w:numPr>
                <w:ilvl w:val="0"/>
                <w:numId w:val="55"/>
              </w:numPr>
              <w:shd w:fill="ffffff" w:val="clear"/>
              <w:spacing w:after="0" w:before="0" w:line="332.30769230769226" w:lineRule="auto"/>
              <w:ind w:left="720" w:hanging="360"/>
              <w:rPr>
                <w:color w:val="434343"/>
                <w:sz w:val="28"/>
                <w:szCs w:val="28"/>
              </w:rPr>
            </w:pPr>
            <w:bookmarkStart w:colFirst="0" w:colLast="0" w:name="_ug2eyxooytn0" w:id="14"/>
            <w:bookmarkEnd w:id="14"/>
            <w:r w:rsidDel="00000000" w:rsidR="00000000" w:rsidRPr="00000000">
              <w:rPr>
                <w:color w:val="212f3f"/>
                <w:sz w:val="24"/>
                <w:szCs w:val="24"/>
                <w:rtl w:val="0"/>
              </w:rPr>
              <w:t xml:space="preserve">Textarea[Yêu cầu ứng viên]: bắt buộc</w:t>
            </w:r>
          </w:p>
          <w:p w:rsidR="00000000" w:rsidDel="00000000" w:rsidP="00000000" w:rsidRDefault="00000000" w:rsidRPr="00000000" w14:paraId="00000177">
            <w:pPr>
              <w:widowControl w:val="0"/>
              <w:numPr>
                <w:ilvl w:val="0"/>
                <w:numId w:val="55"/>
              </w:numPr>
              <w:spacing w:line="240" w:lineRule="auto"/>
              <w:ind w:left="720" w:hanging="360"/>
            </w:pPr>
            <w:r w:rsidDel="00000000" w:rsidR="00000000" w:rsidRPr="00000000">
              <w:rPr>
                <w:color w:val="212f3f"/>
                <w:sz w:val="24"/>
                <w:szCs w:val="24"/>
                <w:rtl w:val="0"/>
              </w:rPr>
              <w:t xml:space="preserve">Textarea[</w:t>
            </w:r>
            <w:r w:rsidDel="00000000" w:rsidR="00000000" w:rsidRPr="00000000">
              <w:rPr>
                <w:rtl w:val="0"/>
              </w:rPr>
              <w:t xml:space="preserve">Quyền lợi]: bắt buộc</w:t>
            </w:r>
          </w:p>
          <w:p w:rsidR="00000000" w:rsidDel="00000000" w:rsidP="00000000" w:rsidRDefault="00000000" w:rsidRPr="00000000" w14:paraId="00000178">
            <w:pPr>
              <w:widowControl w:val="0"/>
              <w:numPr>
                <w:ilvl w:val="0"/>
                <w:numId w:val="55"/>
              </w:numPr>
              <w:spacing w:line="240" w:lineRule="auto"/>
              <w:ind w:left="720" w:hanging="360"/>
            </w:pPr>
            <w:r w:rsidDel="00000000" w:rsidR="00000000" w:rsidRPr="00000000">
              <w:rPr>
                <w:rtl w:val="0"/>
              </w:rPr>
              <w:t xml:space="preserve">Textbox[Địa điểm làm việc]: bắt buộc, có độ dài từ 1-255 ký tự</w:t>
            </w:r>
          </w:p>
          <w:p w:rsidR="00000000" w:rsidDel="00000000" w:rsidP="00000000" w:rsidRDefault="00000000" w:rsidRPr="00000000" w14:paraId="00000179">
            <w:pPr>
              <w:widowControl w:val="0"/>
              <w:numPr>
                <w:ilvl w:val="0"/>
                <w:numId w:val="55"/>
              </w:numPr>
              <w:spacing w:line="240" w:lineRule="auto"/>
              <w:ind w:left="720" w:hanging="360"/>
            </w:pPr>
            <w:r w:rsidDel="00000000" w:rsidR="00000000" w:rsidRPr="00000000">
              <w:rPr>
                <w:rtl w:val="0"/>
              </w:rPr>
              <w:t xml:space="preserve">Textbox[Thời gian làm việc]: bắt buộc</w:t>
            </w:r>
          </w:p>
          <w:p w:rsidR="00000000" w:rsidDel="00000000" w:rsidP="00000000" w:rsidRDefault="00000000" w:rsidRPr="00000000" w14:paraId="0000017A">
            <w:pPr>
              <w:widowControl w:val="0"/>
              <w:numPr>
                <w:ilvl w:val="0"/>
                <w:numId w:val="55"/>
              </w:numPr>
              <w:spacing w:line="240" w:lineRule="auto"/>
              <w:ind w:left="720" w:hanging="360"/>
            </w:pPr>
            <w:r w:rsidDel="00000000" w:rsidR="00000000" w:rsidRPr="00000000">
              <w:rPr>
                <w:rtl w:val="0"/>
              </w:rPr>
              <w:t xml:space="preserve">Textarea[Cách thức ứng tuyển]: k bắt buộc</w:t>
            </w:r>
          </w:p>
          <w:p w:rsidR="00000000" w:rsidDel="00000000" w:rsidP="00000000" w:rsidRDefault="00000000" w:rsidRPr="00000000" w14:paraId="0000017B">
            <w:pPr>
              <w:widowControl w:val="0"/>
              <w:numPr>
                <w:ilvl w:val="0"/>
                <w:numId w:val="55"/>
              </w:numPr>
              <w:spacing w:line="240" w:lineRule="auto"/>
              <w:ind w:left="720" w:hanging="360"/>
            </w:pPr>
            <w:r w:rsidDel="00000000" w:rsidR="00000000" w:rsidRPr="00000000">
              <w:rPr>
                <w:rtl w:val="0"/>
              </w:rPr>
              <w:t xml:space="preserve">Button[Tạo]: sau khi tạo mới trạng thái là “Chờ duyệt”</w:t>
            </w:r>
          </w:p>
          <w:p w:rsidR="00000000" w:rsidDel="00000000" w:rsidP="00000000" w:rsidRDefault="00000000" w:rsidRPr="00000000" w14:paraId="0000017C">
            <w:pPr>
              <w:widowControl w:val="0"/>
              <w:numPr>
                <w:ilvl w:val="0"/>
                <w:numId w:val="55"/>
              </w:numPr>
              <w:spacing w:line="240" w:lineRule="auto"/>
              <w:ind w:left="720" w:hanging="360"/>
            </w:pPr>
            <w:r w:rsidDel="00000000" w:rsidR="00000000" w:rsidRPr="00000000">
              <w:rPr>
                <w:rtl w:val="0"/>
              </w:rPr>
              <w:t xml:space="preserve">Button[Hủy]</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widowControl w:val="0"/>
        <w:numPr>
          <w:ilvl w:val="0"/>
          <w:numId w:val="26"/>
        </w:numPr>
        <w:spacing w:line="240" w:lineRule="auto"/>
        <w:ind w:left="720" w:hanging="360"/>
        <w:rPr>
          <w:highlight w:val="yellow"/>
        </w:rPr>
      </w:pPr>
      <w:r w:rsidDel="00000000" w:rsidR="00000000" w:rsidRPr="00000000">
        <w:rPr>
          <w:highlight w:val="yellow"/>
          <w:rtl w:val="0"/>
        </w:rPr>
        <w:t xml:space="preserve">Quản lý ứng viên:</w:t>
      </w:r>
    </w:p>
    <w:p w:rsidR="00000000" w:rsidDel="00000000" w:rsidP="00000000" w:rsidRDefault="00000000" w:rsidRPr="00000000" w14:paraId="0000017F">
      <w:pPr>
        <w:widowControl w:val="0"/>
        <w:numPr>
          <w:ilvl w:val="0"/>
          <w:numId w:val="38"/>
        </w:numPr>
        <w:spacing w:line="240" w:lineRule="auto"/>
        <w:ind w:left="1440" w:hanging="360"/>
        <w:rPr>
          <w:highlight w:val="yellow"/>
        </w:rPr>
      </w:pPr>
      <w:r w:rsidDel="00000000" w:rsidR="00000000" w:rsidRPr="00000000">
        <w:rPr>
          <w:highlight w:val="yellow"/>
          <w:rtl w:val="0"/>
        </w:rPr>
        <w:t xml:space="preserve">các card thống kê số lượng theo trạng thái(chờ xem xét, mời phỏng vấn, trúng tuyển, từ chối)</w:t>
      </w:r>
    </w:p>
    <w:p w:rsidR="00000000" w:rsidDel="00000000" w:rsidP="00000000" w:rsidRDefault="00000000" w:rsidRPr="00000000" w14:paraId="00000180">
      <w:pPr>
        <w:widowControl w:val="0"/>
        <w:numPr>
          <w:ilvl w:val="0"/>
          <w:numId w:val="47"/>
        </w:numPr>
        <w:spacing w:line="240" w:lineRule="auto"/>
        <w:ind w:left="1440" w:hanging="360"/>
      </w:pPr>
      <w:r w:rsidDel="00000000" w:rsidR="00000000" w:rsidRPr="00000000">
        <w:rPr>
          <w:rtl w:val="0"/>
        </w:rPr>
        <w:t xml:space="preserve">Hiển thị bảng danh sách tin tuyển dụng với số lượng ứng viên ứng tuyển gồm: STT, Tiêu đề, ngày đăng, hạn tuyển dụng, số lượng tuyển, số lượng ứng viên, trạng thái tin.(mỗi dòng cho phép xem chi tiết)</w:t>
      </w:r>
    </w:p>
    <w:p w:rsidR="00000000" w:rsidDel="00000000" w:rsidP="00000000" w:rsidRDefault="00000000" w:rsidRPr="00000000" w14:paraId="00000181">
      <w:pPr>
        <w:widowControl w:val="0"/>
        <w:numPr>
          <w:ilvl w:val="0"/>
          <w:numId w:val="47"/>
        </w:numPr>
        <w:spacing w:line="240" w:lineRule="auto"/>
        <w:ind w:left="1440" w:hanging="360"/>
      </w:pPr>
      <w:r w:rsidDel="00000000" w:rsidR="00000000" w:rsidRPr="00000000">
        <w:rPr>
          <w:rtl w:val="0"/>
        </w:rPr>
        <w:t xml:space="preserve">Tìm kiếm: 1 textbox tìm kiếm theo tiêu đề, 1 date tìm kiếm theo ngày đăng, 1 date tìm kiếm theo thời hạn, 1 dropdown tìm theo trạng thái, button tìm kiếm</w:t>
      </w:r>
    </w:p>
    <w:p w:rsidR="00000000" w:rsidDel="00000000" w:rsidP="00000000" w:rsidRDefault="00000000" w:rsidRPr="00000000" w14:paraId="00000182">
      <w:pPr>
        <w:widowControl w:val="0"/>
        <w:spacing w:line="240" w:lineRule="auto"/>
        <w:rPr>
          <w:highlight w:val="white"/>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183">
            <w:pPr>
              <w:widowControl w:val="0"/>
              <w:spacing w:line="240" w:lineRule="auto"/>
              <w:rPr/>
            </w:pPr>
            <w:r w:rsidDel="00000000" w:rsidR="00000000" w:rsidRPr="00000000">
              <w:rPr>
                <w:rtl w:val="0"/>
              </w:rPr>
              <w:t xml:space="preserve">Trang “Xem chi tiết”</w:t>
            </w:r>
          </w:p>
        </w:tc>
        <w:tc>
          <w:tcPr/>
          <w:p w:rsidR="00000000" w:rsidDel="00000000" w:rsidP="00000000" w:rsidRDefault="00000000" w:rsidRPr="00000000" w14:paraId="00000184">
            <w:pPr>
              <w:widowControl w:val="0"/>
              <w:numPr>
                <w:ilvl w:val="0"/>
                <w:numId w:val="33"/>
              </w:numPr>
              <w:spacing w:line="240" w:lineRule="auto"/>
              <w:ind w:left="720" w:hanging="360"/>
            </w:pPr>
            <w:r w:rsidDel="00000000" w:rsidR="00000000" w:rsidRPr="00000000">
              <w:rPr>
                <w:rtl w:val="0"/>
              </w:rPr>
              <w:t xml:space="preserve">Hiển thị thông tin bài tuyển dụng:</w:t>
            </w:r>
          </w:p>
          <w:p w:rsidR="00000000" w:rsidDel="00000000" w:rsidP="00000000" w:rsidRDefault="00000000" w:rsidRPr="00000000" w14:paraId="00000185">
            <w:pPr>
              <w:widowControl w:val="0"/>
              <w:numPr>
                <w:ilvl w:val="0"/>
                <w:numId w:val="39"/>
              </w:numPr>
              <w:spacing w:line="240" w:lineRule="auto"/>
              <w:ind w:left="720" w:hanging="360"/>
            </w:pPr>
            <w:r w:rsidDel="00000000" w:rsidR="00000000" w:rsidRPr="00000000">
              <w:rPr>
                <w:rtl w:val="0"/>
              </w:rPr>
              <w:t xml:space="preserve">Tiêu đề</w:t>
            </w:r>
          </w:p>
          <w:p w:rsidR="00000000" w:rsidDel="00000000" w:rsidP="00000000" w:rsidRDefault="00000000" w:rsidRPr="00000000" w14:paraId="00000186">
            <w:pPr>
              <w:widowControl w:val="0"/>
              <w:numPr>
                <w:ilvl w:val="0"/>
                <w:numId w:val="36"/>
              </w:numPr>
              <w:spacing w:line="240" w:lineRule="auto"/>
              <w:ind w:left="720" w:hanging="360"/>
            </w:pPr>
            <w:r w:rsidDel="00000000" w:rsidR="00000000" w:rsidRPr="00000000">
              <w:rPr>
                <w:rtl w:val="0"/>
              </w:rPr>
              <w:t xml:space="preserve">Mức lương</w:t>
            </w:r>
          </w:p>
          <w:p w:rsidR="00000000" w:rsidDel="00000000" w:rsidP="00000000" w:rsidRDefault="00000000" w:rsidRPr="00000000" w14:paraId="00000187">
            <w:pPr>
              <w:widowControl w:val="0"/>
              <w:numPr>
                <w:ilvl w:val="0"/>
                <w:numId w:val="36"/>
              </w:numPr>
              <w:spacing w:line="240" w:lineRule="auto"/>
              <w:ind w:left="720" w:hanging="360"/>
            </w:pPr>
            <w:r w:rsidDel="00000000" w:rsidR="00000000" w:rsidRPr="00000000">
              <w:rPr>
                <w:rtl w:val="0"/>
              </w:rPr>
              <w:t xml:space="preserve">Vị trí tuyển dụng</w:t>
            </w:r>
          </w:p>
          <w:p w:rsidR="00000000" w:rsidDel="00000000" w:rsidP="00000000" w:rsidRDefault="00000000" w:rsidRPr="00000000" w14:paraId="00000188">
            <w:pPr>
              <w:widowControl w:val="0"/>
              <w:numPr>
                <w:ilvl w:val="0"/>
                <w:numId w:val="36"/>
              </w:numPr>
              <w:spacing w:line="240" w:lineRule="auto"/>
              <w:ind w:left="720" w:hanging="360"/>
            </w:pPr>
            <w:r w:rsidDel="00000000" w:rsidR="00000000" w:rsidRPr="00000000">
              <w:rPr>
                <w:rtl w:val="0"/>
              </w:rPr>
              <w:t xml:space="preserve">Yêu cầu kinh nghiệm</w:t>
            </w:r>
          </w:p>
          <w:p w:rsidR="00000000" w:rsidDel="00000000" w:rsidP="00000000" w:rsidRDefault="00000000" w:rsidRPr="00000000" w14:paraId="00000189">
            <w:pPr>
              <w:widowControl w:val="0"/>
              <w:numPr>
                <w:ilvl w:val="0"/>
                <w:numId w:val="36"/>
              </w:numPr>
              <w:spacing w:line="240" w:lineRule="auto"/>
              <w:ind w:left="720" w:hanging="360"/>
            </w:pPr>
            <w:r w:rsidDel="00000000" w:rsidR="00000000" w:rsidRPr="00000000">
              <w:rPr>
                <w:rtl w:val="0"/>
              </w:rPr>
              <w:t xml:space="preserve">Hình thức làm việc: </w:t>
            </w:r>
          </w:p>
          <w:p w:rsidR="00000000" w:rsidDel="00000000" w:rsidP="00000000" w:rsidRDefault="00000000" w:rsidRPr="00000000" w14:paraId="0000018A">
            <w:pPr>
              <w:pStyle w:val="Heading3"/>
              <w:keepNext w:val="0"/>
              <w:keepLines w:val="0"/>
              <w:widowControl w:val="0"/>
              <w:numPr>
                <w:ilvl w:val="0"/>
                <w:numId w:val="36"/>
              </w:numPr>
              <w:shd w:fill="ffffff" w:val="clear"/>
              <w:spacing w:after="0" w:before="0" w:line="332.30769230769226" w:lineRule="auto"/>
              <w:ind w:left="720" w:hanging="360"/>
              <w:rPr>
                <w:color w:val="212f3f"/>
                <w:sz w:val="24"/>
                <w:szCs w:val="24"/>
              </w:rPr>
            </w:pPr>
            <w:bookmarkStart w:colFirst="0" w:colLast="0" w:name="_50rmkx52k00v" w:id="15"/>
            <w:bookmarkEnd w:id="15"/>
            <w:r w:rsidDel="00000000" w:rsidR="00000000" w:rsidRPr="00000000">
              <w:rPr>
                <w:color w:val="212f3f"/>
                <w:sz w:val="24"/>
                <w:szCs w:val="24"/>
                <w:rtl w:val="0"/>
              </w:rPr>
              <w:t xml:space="preserve">Mô tả công việc</w:t>
            </w:r>
          </w:p>
          <w:p w:rsidR="00000000" w:rsidDel="00000000" w:rsidP="00000000" w:rsidRDefault="00000000" w:rsidRPr="00000000" w14:paraId="0000018B">
            <w:pPr>
              <w:pStyle w:val="Heading3"/>
              <w:keepNext w:val="0"/>
              <w:keepLines w:val="0"/>
              <w:widowControl w:val="0"/>
              <w:numPr>
                <w:ilvl w:val="0"/>
                <w:numId w:val="39"/>
              </w:numPr>
              <w:shd w:fill="ffffff" w:val="clear"/>
              <w:spacing w:after="0" w:before="0" w:line="332.30769230769226" w:lineRule="auto"/>
              <w:ind w:left="720" w:hanging="360"/>
              <w:rPr>
                <w:color w:val="434343"/>
                <w:sz w:val="28"/>
                <w:szCs w:val="28"/>
              </w:rPr>
            </w:pPr>
            <w:bookmarkStart w:colFirst="0" w:colLast="0" w:name="_9xu329e6aowe" w:id="16"/>
            <w:bookmarkEnd w:id="16"/>
            <w:r w:rsidDel="00000000" w:rsidR="00000000" w:rsidRPr="00000000">
              <w:rPr>
                <w:color w:val="212f3f"/>
                <w:sz w:val="24"/>
                <w:szCs w:val="24"/>
                <w:rtl w:val="0"/>
              </w:rPr>
              <w:t xml:space="preserve">Yêu cầu ứng viên</w:t>
            </w:r>
            <w:r w:rsidDel="00000000" w:rsidR="00000000" w:rsidRPr="00000000">
              <w:rPr>
                <w:rtl w:val="0"/>
              </w:rPr>
            </w:r>
          </w:p>
          <w:p w:rsidR="00000000" w:rsidDel="00000000" w:rsidP="00000000" w:rsidRDefault="00000000" w:rsidRPr="00000000" w14:paraId="0000018C">
            <w:pPr>
              <w:widowControl w:val="0"/>
              <w:numPr>
                <w:ilvl w:val="0"/>
                <w:numId w:val="39"/>
              </w:numPr>
              <w:spacing w:line="240" w:lineRule="auto"/>
              <w:ind w:left="720" w:hanging="360"/>
            </w:pPr>
            <w:r w:rsidDel="00000000" w:rsidR="00000000" w:rsidRPr="00000000">
              <w:rPr>
                <w:rtl w:val="0"/>
              </w:rPr>
              <w:t xml:space="preserve">Địa điểm làm việc</w:t>
            </w:r>
          </w:p>
          <w:p w:rsidR="00000000" w:rsidDel="00000000" w:rsidP="00000000" w:rsidRDefault="00000000" w:rsidRPr="00000000" w14:paraId="0000018D">
            <w:pPr>
              <w:widowControl w:val="0"/>
              <w:numPr>
                <w:ilvl w:val="0"/>
                <w:numId w:val="3"/>
              </w:numPr>
              <w:spacing w:line="240" w:lineRule="auto"/>
              <w:ind w:left="720" w:hanging="360"/>
              <w:rPr>
                <w:highlight w:val="white"/>
              </w:rPr>
            </w:pPr>
            <w:r w:rsidDel="00000000" w:rsidR="00000000" w:rsidRPr="00000000">
              <w:rPr>
                <w:highlight w:val="white"/>
                <w:rtl w:val="0"/>
              </w:rPr>
              <w:t xml:space="preserve">Hiển thị danh sách ứng viên ứng tuyển gồm: STT, Họ tên, SĐT, Email, trạng thái phản hồi( mỗi ứng viên cho phép xem chi tiết)</w:t>
            </w:r>
            <w:r w:rsidDel="00000000" w:rsidR="00000000" w:rsidRPr="00000000">
              <w:rPr>
                <w:rtl w:val="0"/>
              </w:rPr>
            </w:r>
          </w:p>
        </w:tc>
      </w:tr>
      <w:tr>
        <w:trPr>
          <w:cantSplit w:val="0"/>
          <w:tblHeader w:val="0"/>
        </w:trPr>
        <w:tc>
          <w:tcPr/>
          <w:p w:rsidR="00000000" w:rsidDel="00000000" w:rsidP="00000000" w:rsidRDefault="00000000" w:rsidRPr="00000000" w14:paraId="0000018E">
            <w:pPr>
              <w:widowControl w:val="0"/>
              <w:spacing w:line="240" w:lineRule="auto"/>
              <w:rPr>
                <w:highlight w:val="white"/>
              </w:rPr>
            </w:pPr>
            <w:r w:rsidDel="00000000" w:rsidR="00000000" w:rsidRPr="00000000">
              <w:rPr>
                <w:highlight w:val="white"/>
                <w:rtl w:val="0"/>
              </w:rPr>
              <w:t xml:space="preserve">Popup[xem chi tiết ứng viên]</w:t>
            </w:r>
          </w:p>
        </w:tc>
        <w:tc>
          <w:tcPr/>
          <w:p w:rsidR="00000000" w:rsidDel="00000000" w:rsidP="00000000" w:rsidRDefault="00000000" w:rsidRPr="00000000" w14:paraId="0000018F">
            <w:pPr>
              <w:widowControl w:val="0"/>
              <w:numPr>
                <w:ilvl w:val="0"/>
                <w:numId w:val="93"/>
              </w:numPr>
              <w:spacing w:line="240" w:lineRule="auto"/>
              <w:ind w:left="720" w:hanging="360"/>
            </w:pPr>
            <w:r w:rsidDel="00000000" w:rsidR="00000000" w:rsidRPr="00000000">
              <w:rPr>
                <w:rtl w:val="0"/>
              </w:rPr>
              <w:t xml:space="preserve">Họ tên</w:t>
            </w:r>
          </w:p>
          <w:p w:rsidR="00000000" w:rsidDel="00000000" w:rsidP="00000000" w:rsidRDefault="00000000" w:rsidRPr="00000000" w14:paraId="00000190">
            <w:pPr>
              <w:widowControl w:val="0"/>
              <w:numPr>
                <w:ilvl w:val="0"/>
                <w:numId w:val="93"/>
              </w:numPr>
              <w:spacing w:line="240" w:lineRule="auto"/>
              <w:ind w:left="720" w:hanging="360"/>
            </w:pPr>
            <w:r w:rsidDel="00000000" w:rsidR="00000000" w:rsidRPr="00000000">
              <w:rPr>
                <w:rtl w:val="0"/>
              </w:rPr>
              <w:t xml:space="preserve">Bậc</w:t>
            </w:r>
          </w:p>
          <w:p w:rsidR="00000000" w:rsidDel="00000000" w:rsidP="00000000" w:rsidRDefault="00000000" w:rsidRPr="00000000" w14:paraId="00000191">
            <w:pPr>
              <w:widowControl w:val="0"/>
              <w:numPr>
                <w:ilvl w:val="0"/>
                <w:numId w:val="93"/>
              </w:numPr>
              <w:spacing w:line="240" w:lineRule="auto"/>
              <w:ind w:left="720" w:hanging="360"/>
            </w:pPr>
            <w:r w:rsidDel="00000000" w:rsidR="00000000" w:rsidRPr="00000000">
              <w:rPr>
                <w:rtl w:val="0"/>
              </w:rPr>
              <w:t xml:space="preserve">SĐT</w:t>
            </w:r>
          </w:p>
          <w:p w:rsidR="00000000" w:rsidDel="00000000" w:rsidP="00000000" w:rsidRDefault="00000000" w:rsidRPr="00000000" w14:paraId="00000192">
            <w:pPr>
              <w:widowControl w:val="0"/>
              <w:numPr>
                <w:ilvl w:val="0"/>
                <w:numId w:val="93"/>
              </w:numPr>
              <w:spacing w:line="240" w:lineRule="auto"/>
              <w:ind w:left="720" w:hanging="360"/>
            </w:pPr>
            <w:r w:rsidDel="00000000" w:rsidR="00000000" w:rsidRPr="00000000">
              <w:rPr>
                <w:rtl w:val="0"/>
              </w:rPr>
              <w:t xml:space="preserve">Email</w:t>
            </w:r>
          </w:p>
          <w:p w:rsidR="00000000" w:rsidDel="00000000" w:rsidP="00000000" w:rsidRDefault="00000000" w:rsidRPr="00000000" w14:paraId="00000193">
            <w:pPr>
              <w:widowControl w:val="0"/>
              <w:numPr>
                <w:ilvl w:val="0"/>
                <w:numId w:val="93"/>
              </w:numPr>
              <w:spacing w:line="240" w:lineRule="auto"/>
              <w:ind w:left="720" w:hanging="360"/>
            </w:pPr>
            <w:r w:rsidDel="00000000" w:rsidR="00000000" w:rsidRPr="00000000">
              <w:rPr>
                <w:rtl w:val="0"/>
              </w:rPr>
              <w:t xml:space="preserve">Địa chỉ hiện tại</w:t>
            </w:r>
          </w:p>
          <w:p w:rsidR="00000000" w:rsidDel="00000000" w:rsidP="00000000" w:rsidRDefault="00000000" w:rsidRPr="00000000" w14:paraId="00000194">
            <w:pPr>
              <w:widowControl w:val="0"/>
              <w:numPr>
                <w:ilvl w:val="0"/>
                <w:numId w:val="93"/>
              </w:numPr>
              <w:spacing w:line="240" w:lineRule="auto"/>
              <w:ind w:left="720" w:hanging="360"/>
            </w:pPr>
            <w:r w:rsidDel="00000000" w:rsidR="00000000" w:rsidRPr="00000000">
              <w:rPr>
                <w:rtl w:val="0"/>
              </w:rPr>
              <w:t xml:space="preserve">Thư giới thiệu bản thân</w:t>
            </w:r>
          </w:p>
          <w:p w:rsidR="00000000" w:rsidDel="00000000" w:rsidP="00000000" w:rsidRDefault="00000000" w:rsidRPr="00000000" w14:paraId="00000195">
            <w:pPr>
              <w:widowControl w:val="0"/>
              <w:numPr>
                <w:ilvl w:val="0"/>
                <w:numId w:val="93"/>
              </w:numPr>
              <w:spacing w:line="240" w:lineRule="auto"/>
              <w:ind w:left="720" w:hanging="360"/>
            </w:pPr>
            <w:r w:rsidDel="00000000" w:rsidR="00000000" w:rsidRPr="00000000">
              <w:rPr>
                <w:rtl w:val="0"/>
              </w:rPr>
              <w:t xml:space="preserve">File CV đính kèm</w:t>
            </w:r>
          </w:p>
          <w:p w:rsidR="00000000" w:rsidDel="00000000" w:rsidP="00000000" w:rsidRDefault="00000000" w:rsidRPr="00000000" w14:paraId="00000196">
            <w:pPr>
              <w:widowControl w:val="0"/>
              <w:numPr>
                <w:ilvl w:val="0"/>
                <w:numId w:val="93"/>
              </w:numPr>
              <w:spacing w:line="240" w:lineRule="auto"/>
              <w:ind w:left="720" w:hanging="360"/>
              <w:rPr>
                <w:ins w:author="Mai Linh Đỗ" w:id="5" w:date="2026-03-26T09:17:56Z"/>
                <w:del w:author="Mai Linh Đỗ" w:id="5" w:date="2026-03-26T09:17:56Z"/>
              </w:rPr>
            </w:pPr>
            <w:r w:rsidDel="00000000" w:rsidR="00000000" w:rsidRPr="00000000">
              <w:rPr>
                <w:rtl w:val="0"/>
              </w:rPr>
              <w:t xml:space="preserve">Lịch sử phản hồi giữa DN và SV</w:t>
            </w:r>
            <w:ins w:author="Mai Linh Đỗ" w:id="5" w:date="2026-03-26T09:17:56Z">
              <w:del w:author="Mai Linh Đỗ" w:id="5" w:date="2026-03-26T09:17:56Z">
                <w:r w:rsidDel="00000000" w:rsidR="00000000" w:rsidRPr="00000000">
                  <w:rPr>
                    <w:rtl w:val="0"/>
                  </w:rPr>
                </w:r>
              </w:del>
            </w:ins>
          </w:p>
          <w:p w:rsidR="00000000" w:rsidDel="00000000" w:rsidP="00000000" w:rsidRDefault="00000000" w:rsidRPr="00000000" w14:paraId="00000197">
            <w:pPr>
              <w:widowControl w:val="0"/>
              <w:spacing w:line="240" w:lineRule="auto"/>
              <w:ind w:left="720" w:firstLine="0"/>
              <w:rPr/>
            </w:pPr>
            <w:ins w:author="Mai Linh Đỗ" w:id="5" w:date="2026-03-26T09:17:56Z">
              <w:del w:author="Mai Linh Đỗ" w:id="5" w:date="2026-03-26T09:17:56Z">
                <w:r w:rsidDel="00000000" w:rsidR="00000000" w:rsidRPr="00000000">
                  <w:rPr>
                    <w:rtl w:val="0"/>
                  </w:rPr>
                  <w:delText xml:space="preserve">- </w:delText>
                </w:r>
              </w:del>
              <w:r w:rsidDel="00000000" w:rsidR="00000000" w:rsidRPr="00000000">
                <w:rPr>
                  <w:rtl w:val="0"/>
                </w:rPr>
                <w:t xml:space="preserve">DN chỉ được cập nhật trạng thái phản hồi nếu trạng thái thực tập của SV là “Chưa thực tập”. Nếu là các trạng thái khác thì hiển thị text “Sinh viên đã có nơi thực tập.”</w:t>
              </w:r>
            </w:ins>
            <w:r w:rsidDel="00000000" w:rsidR="00000000" w:rsidRPr="00000000">
              <w:rPr>
                <w:rtl w:val="0"/>
              </w:rPr>
            </w:r>
          </w:p>
          <w:p w:rsidR="00000000" w:rsidDel="00000000" w:rsidP="00000000" w:rsidRDefault="00000000" w:rsidRPr="00000000" w14:paraId="00000198">
            <w:pPr>
              <w:widowControl w:val="0"/>
              <w:numPr>
                <w:ilvl w:val="0"/>
                <w:numId w:val="93"/>
              </w:numPr>
              <w:spacing w:line="240" w:lineRule="auto"/>
              <w:ind w:left="720" w:hanging="360"/>
              <w:rPr>
                <w:highlight w:val="white"/>
              </w:rPr>
            </w:pPr>
            <w:r w:rsidDel="00000000" w:rsidR="00000000" w:rsidRPr="00000000">
              <w:rPr>
                <w:highlight w:val="white"/>
                <w:rtl w:val="0"/>
              </w:rPr>
              <w:t xml:space="preserve">Dropdown[cập nhật trạng thái</w:t>
            </w:r>
            <w:ins w:author="Mai Linh Đỗ" w:id="6" w:date="2026-03-26T10:05:57Z">
              <w:r w:rsidDel="00000000" w:rsidR="00000000" w:rsidRPr="00000000">
                <w:rPr>
                  <w:highlight w:val="white"/>
                  <w:rtl w:val="0"/>
                </w:rPr>
                <w:t xml:space="preserve"> phản hồi</w:t>
              </w:r>
            </w:ins>
            <w:r w:rsidDel="00000000" w:rsidR="00000000" w:rsidRPr="00000000">
              <w:rPr>
                <w:highlight w:val="white"/>
                <w:rtl w:val="0"/>
              </w:rPr>
              <w:t xml:space="preserve">]: mời phỏng vấn, trúng tuyển, từ chối</w:t>
            </w:r>
          </w:p>
          <w:p w:rsidR="00000000" w:rsidDel="00000000" w:rsidP="00000000" w:rsidRDefault="00000000" w:rsidRPr="00000000" w14:paraId="00000199">
            <w:pPr>
              <w:widowControl w:val="0"/>
              <w:numPr>
                <w:ilvl w:val="0"/>
                <w:numId w:val="93"/>
              </w:numPr>
              <w:spacing w:line="240" w:lineRule="auto"/>
              <w:ind w:left="720" w:hanging="360"/>
              <w:rPr>
                <w:highlight w:val="white"/>
              </w:rPr>
            </w:pPr>
            <w:r w:rsidDel="00000000" w:rsidR="00000000" w:rsidRPr="00000000">
              <w:rPr>
                <w:highlight w:val="white"/>
                <w:rtl w:val="0"/>
              </w:rPr>
              <w:t xml:space="preserve">Trạng thái </w:t>
            </w:r>
            <w:ins w:author="Mai Linh Đỗ" w:id="7" w:date="2026-03-26T10:06:29Z">
              <w:r w:rsidDel="00000000" w:rsidR="00000000" w:rsidRPr="00000000">
                <w:rPr>
                  <w:highlight w:val="white"/>
                  <w:rtl w:val="0"/>
                </w:rPr>
                <w:t xml:space="preserve">phản hồi </w:t>
              </w:r>
            </w:ins>
            <w:r w:rsidDel="00000000" w:rsidR="00000000" w:rsidRPr="00000000">
              <w:rPr>
                <w:highlight w:val="white"/>
                <w:rtl w:val="0"/>
              </w:rPr>
              <w:t xml:space="preserve">ban đầu khi ứng viên nộp hồ sơ là “Chờ xem xét”, DN được phép cập nhật là “Mời phỏng vấn” hoặc “trúng tuyển” hoặc “từ chối”</w:t>
            </w:r>
          </w:p>
          <w:p w:rsidR="00000000" w:rsidDel="00000000" w:rsidP="00000000" w:rsidRDefault="00000000" w:rsidRPr="00000000" w14:paraId="0000019A">
            <w:pPr>
              <w:widowControl w:val="0"/>
              <w:numPr>
                <w:ilvl w:val="0"/>
                <w:numId w:val="93"/>
              </w:numPr>
              <w:spacing w:line="240" w:lineRule="auto"/>
              <w:ind w:left="720" w:hanging="360"/>
              <w:rPr>
                <w:highlight w:val="white"/>
              </w:rPr>
            </w:pPr>
            <w:r w:rsidDel="00000000" w:rsidR="00000000" w:rsidRPr="00000000">
              <w:rPr>
                <w:highlight w:val="white"/>
                <w:rtl w:val="0"/>
              </w:rPr>
              <w:t xml:space="preserve">DN được phép cập nhật trạng thái cho ứng viên ngay trong popup và nhấn “Lưu”, trạng thái hồ sơ sẽ được cập nhật</w:t>
            </w:r>
          </w:p>
          <w:p w:rsidR="00000000" w:rsidDel="00000000" w:rsidP="00000000" w:rsidRDefault="00000000" w:rsidRPr="00000000" w14:paraId="0000019B">
            <w:pPr>
              <w:widowControl w:val="0"/>
              <w:numPr>
                <w:ilvl w:val="0"/>
                <w:numId w:val="93"/>
              </w:numPr>
              <w:spacing w:line="240" w:lineRule="auto"/>
              <w:ind w:left="720" w:hanging="360"/>
              <w:rPr>
                <w:highlight w:val="white"/>
              </w:rPr>
            </w:pPr>
            <w:r w:rsidDel="00000000" w:rsidR="00000000" w:rsidRPr="00000000">
              <w:rPr>
                <w:highlight w:val="white"/>
                <w:rtl w:val="0"/>
              </w:rPr>
              <w:t xml:space="preserve">Nếu trạng thái là “Mời phỏng vấn”, </w:t>
            </w:r>
            <w:commentRangeStart w:id="4"/>
            <w:r w:rsidDel="00000000" w:rsidR="00000000" w:rsidRPr="00000000">
              <w:rPr>
                <w:highlight w:val="white"/>
                <w:rtl w:val="0"/>
              </w:rPr>
              <w:t xml:space="preserve">yêu cầu nhập thời gian phỏng vấn</w:t>
            </w:r>
            <w:ins w:author="Mai Linh Đỗ" w:id="8" w:date="2026-03-26T09:18:46Z">
              <w:r w:rsidDel="00000000" w:rsidR="00000000" w:rsidRPr="00000000">
                <w:rPr>
                  <w:highlight w:val="white"/>
                  <w:rtl w:val="0"/>
                </w:rPr>
                <w:t xml:space="preserve">, địa điểm, thời hạn phản hồi</w:t>
              </w:r>
            </w:ins>
            <w:r w:rsidDel="00000000" w:rsidR="00000000" w:rsidRPr="00000000">
              <w:rPr>
                <w:highlight w:val="white"/>
                <w:rtl w:val="0"/>
              </w:rPr>
              <w:t xml:space="preserve"> và gửi </w:t>
            </w:r>
            <w:ins w:author="Mai Linh Đỗ" w:id="9" w:date="2026-03-26T09:21:15Z">
              <w:r w:rsidDel="00000000" w:rsidR="00000000" w:rsidRPr="00000000">
                <w:rPr>
                  <w:highlight w:val="white"/>
                  <w:rtl w:val="0"/>
                </w:rPr>
                <w:t xml:space="preserve">mail thông báo </w:t>
              </w:r>
            </w:ins>
            <w:r w:rsidDel="00000000" w:rsidR="00000000" w:rsidRPr="00000000">
              <w:rPr>
                <w:highlight w:val="white"/>
                <w:rtl w:val="0"/>
              </w:rPr>
              <w:t xml:space="preserve">cho ứng viên</w:t>
            </w:r>
            <w:ins w:author="Mai Linh Đỗ" w:id="10" w:date="2026-03-26T09:22:48Z">
              <w:commentRangeEnd w:id="4"/>
              <w:r w:rsidDel="00000000" w:rsidR="00000000" w:rsidRPr="00000000">
                <w:commentReference w:id="4"/>
              </w:r>
              <w:r w:rsidDel="00000000" w:rsidR="00000000" w:rsidRPr="00000000">
                <w:rPr>
                  <w:highlight w:val="white"/>
                  <w:rtl w:val="0"/>
                </w:rPr>
                <w:t xml:space="preserve">(trong mail có nút từ chối và chấp nhận, nếu quá thời hạn phản hồi thì 2 nút k hoạt động và trạng thái phản hồi là từ chối) </w:t>
              </w:r>
            </w:ins>
            <w:r w:rsidDel="00000000" w:rsidR="00000000" w:rsidRPr="00000000">
              <w:rPr>
                <w:highlight w:val="white"/>
                <w:rtl w:val="0"/>
              </w:rPr>
              <w:t xml:space="preserve">,nhà tuyển dụng sẽ chờ ứng viên phản hồi. Nếu phản hồi đồng ý thì</w:t>
            </w:r>
            <w:ins w:author="Mai Linh Đỗ" w:id="11" w:date="2026-03-26T09:28:38Z">
              <w:r w:rsidDel="00000000" w:rsidR="00000000" w:rsidRPr="00000000">
                <w:rPr>
                  <w:highlight w:val="white"/>
                  <w:rtl w:val="0"/>
                </w:rPr>
                <w:t xml:space="preserve"> trạng thái phản hồi là “Chấp nhận phỏng vấn”, DN</w:t>
              </w:r>
            </w:ins>
            <w:r w:rsidDel="00000000" w:rsidR="00000000" w:rsidRPr="00000000">
              <w:rPr>
                <w:highlight w:val="white"/>
                <w:rtl w:val="0"/>
              </w:rPr>
              <w:t xml:space="preserve"> mới được cập nhật tiếp là Trúng tuyển hoặc Từ chối. Nếu ứng viên phản hồi là Từ chối thì</w:t>
            </w:r>
            <w:ins w:author="Mai Linh Đỗ" w:id="12" w:date="2026-03-26T09:30:04Z">
              <w:r w:rsidDel="00000000" w:rsidR="00000000" w:rsidRPr="00000000">
                <w:rPr>
                  <w:highlight w:val="white"/>
                  <w:rtl w:val="0"/>
                </w:rPr>
                <w:t xml:space="preserve"> trạng thái phản hồi là Từ chối phỏng vấn, DN</w:t>
              </w:r>
            </w:ins>
            <w:r w:rsidDel="00000000" w:rsidR="00000000" w:rsidRPr="00000000">
              <w:rPr>
                <w:highlight w:val="white"/>
                <w:rtl w:val="0"/>
              </w:rPr>
              <w:t xml:space="preserve"> k đc cập nhật trạng thái</w:t>
            </w:r>
          </w:p>
          <w:p w:rsidR="00000000" w:rsidDel="00000000" w:rsidP="00000000" w:rsidRDefault="00000000" w:rsidRPr="00000000" w14:paraId="0000019C">
            <w:pPr>
              <w:widowControl w:val="0"/>
              <w:numPr>
                <w:ilvl w:val="0"/>
                <w:numId w:val="93"/>
              </w:numPr>
              <w:spacing w:line="240" w:lineRule="auto"/>
              <w:ind w:left="720" w:hanging="360"/>
              <w:rPr>
                <w:ins w:author="Mai Linh Đỗ" w:id="17" w:date="2026-03-26T09:39:17Z"/>
                <w:highlight w:val="white"/>
              </w:rPr>
            </w:pPr>
            <w:r w:rsidDel="00000000" w:rsidR="00000000" w:rsidRPr="00000000">
              <w:rPr>
                <w:highlight w:val="white"/>
                <w:rtl w:val="0"/>
              </w:rPr>
              <w:t xml:space="preserve">Nếu trạng thái là “Trúng tuyển”</w:t>
            </w:r>
            <w:del w:author="Mai Linh Đỗ" w:id="13" w:date="2026-03-26T09:31:32Z">
              <w:r w:rsidDel="00000000" w:rsidR="00000000" w:rsidRPr="00000000">
                <w:rPr>
                  <w:highlight w:val="white"/>
                  <w:rtl w:val="0"/>
                </w:rPr>
                <w:delText xml:space="preserve">,</w:delText>
              </w:r>
            </w:del>
            <w:ins w:author="Mai Linh Đỗ" w:id="13" w:date="2026-03-26T09:31:32Z">
              <w:r w:rsidDel="00000000" w:rsidR="00000000" w:rsidRPr="00000000">
                <w:rPr>
                  <w:highlight w:val="white"/>
                  <w:rtl w:val="0"/>
                </w:rPr>
                <w:t xml:space="preserve"> </w:t>
              </w:r>
            </w:ins>
            <w:r w:rsidDel="00000000" w:rsidR="00000000" w:rsidRPr="00000000">
              <w:rPr>
                <w:highlight w:val="white"/>
                <w:rtl w:val="0"/>
              </w:rPr>
              <w:t xml:space="preserve"> nhà tuyển dụng</w:t>
            </w:r>
            <w:ins w:author="Mai Linh Đỗ" w:id="14" w:date="2026-03-26T09:32:38Z">
              <w:r w:rsidDel="00000000" w:rsidR="00000000" w:rsidRPr="00000000">
                <w:rPr>
                  <w:highlight w:val="white"/>
                  <w:rtl w:val="0"/>
                </w:rPr>
                <w:t xml:space="preserve"> nhập thời hạn phản hồi và gửi mail có nút từ chối-chấp nhận, nếu quá thời hạn thì 2 nút không hoạt động và trạng thái phản hồi là từ chối thực tập, còn thời hạn </w:t>
              </w:r>
            </w:ins>
            <w:r w:rsidDel="00000000" w:rsidR="00000000" w:rsidRPr="00000000">
              <w:rPr>
                <w:highlight w:val="white"/>
                <w:rtl w:val="0"/>
              </w:rPr>
              <w:t xml:space="preserve"> sẽ chờ ứng viên phản hồi</w:t>
            </w:r>
            <w:ins w:author="Mai Linh Đỗ" w:id="15" w:date="2026-03-26T09:40:24Z">
              <w:r w:rsidDel="00000000" w:rsidR="00000000" w:rsidRPr="00000000">
                <w:rPr>
                  <w:highlight w:val="white"/>
                  <w:rtl w:val="0"/>
                </w:rPr>
                <w:t xml:space="preserve">(nếu từ chối thì trạng thái phản hồi là “Từ chối thực tập”, nếu chấp nhận thì trạng thái phản hồi là “Chấp nhận thực tập”)</w:t>
              </w:r>
            </w:ins>
            <w:r w:rsidDel="00000000" w:rsidR="00000000" w:rsidRPr="00000000">
              <w:rPr>
                <w:highlight w:val="white"/>
                <w:rtl w:val="0"/>
              </w:rPr>
              <w:t xml:space="preserve"> và</w:t>
            </w:r>
            <w:ins w:author="Mai Linh Đỗ" w:id="16" w:date="2026-03-26T09:35:49Z">
              <w:r w:rsidDel="00000000" w:rsidR="00000000" w:rsidRPr="00000000">
                <w:rPr>
                  <w:highlight w:val="white"/>
                  <w:rtl w:val="0"/>
                </w:rPr>
                <w:t xml:space="preserve"> DN  không</w:t>
              </w:r>
            </w:ins>
            <w:r w:rsidDel="00000000" w:rsidR="00000000" w:rsidRPr="00000000">
              <w:rPr>
                <w:highlight w:val="white"/>
                <w:rtl w:val="0"/>
              </w:rPr>
              <w:t xml:space="preserve"> được cập nhật trạng thái nữa</w:t>
            </w:r>
            <w:ins w:author="Mai Linh Đỗ" w:id="17" w:date="2026-03-26T09:39:17Z">
              <w:r w:rsidDel="00000000" w:rsidR="00000000" w:rsidRPr="00000000">
                <w:rPr>
                  <w:highlight w:val="white"/>
                  <w:rtl w:val="0"/>
                </w:rPr>
                <w:t xml:space="preserve">. </w:t>
              </w:r>
            </w:ins>
          </w:p>
          <w:p w:rsidR="00000000" w:rsidDel="00000000" w:rsidP="00000000" w:rsidRDefault="00000000" w:rsidRPr="00000000" w14:paraId="0000019D">
            <w:pPr>
              <w:widowControl w:val="0"/>
              <w:numPr>
                <w:ilvl w:val="0"/>
                <w:numId w:val="93"/>
              </w:numPr>
              <w:spacing w:line="240" w:lineRule="auto"/>
              <w:ind w:left="720" w:hanging="360"/>
              <w:rPr>
                <w:highlight w:val="white"/>
              </w:rPr>
            </w:pPr>
            <w:ins w:author="Mai Linh Đỗ" w:id="17" w:date="2026-03-26T09:39:17Z">
              <w:r w:rsidDel="00000000" w:rsidR="00000000" w:rsidRPr="00000000">
                <w:rPr>
                  <w:highlight w:val="white"/>
                  <w:rtl w:val="0"/>
                </w:rPr>
                <w:t xml:space="preserve">Nếu DN chọn trạng thái “Từ chối” thì trạng thái phản hồi là “Từ chối” và gửi mail thông báo cho SV</w:t>
              </w:r>
            </w:ins>
            <w:r w:rsidDel="00000000" w:rsidR="00000000" w:rsidRPr="00000000">
              <w:rPr>
                <w:highlight w:val="white"/>
                <w:rtl w:val="0"/>
              </w:rPr>
              <w:t xml:space="preserve">,DN  không được cập nhật trạng thái nữa.</w:t>
            </w:r>
          </w:p>
        </w:tc>
      </w:tr>
    </w:tbl>
    <w:p w:rsidR="00000000" w:rsidDel="00000000" w:rsidP="00000000" w:rsidRDefault="00000000" w:rsidRPr="00000000" w14:paraId="0000019E">
      <w:pPr>
        <w:widowControl w:val="0"/>
        <w:spacing w:line="240" w:lineRule="auto"/>
        <w:rPr>
          <w:highlight w:val="white"/>
        </w:rPr>
      </w:pPr>
      <w:r w:rsidDel="00000000" w:rsidR="00000000" w:rsidRPr="00000000">
        <w:rPr>
          <w:rtl w:val="0"/>
        </w:rPr>
      </w:r>
    </w:p>
    <w:p w:rsidR="00000000" w:rsidDel="00000000" w:rsidP="00000000" w:rsidRDefault="00000000" w:rsidRPr="00000000" w14:paraId="0000019F">
      <w:pPr>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r8l1kxb93vi"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Role GVHD</w:t>
      </w:r>
      <w:r w:rsidDel="00000000" w:rsidR="00000000" w:rsidRPr="00000000">
        <w:rPr>
          <w:rtl w:val="0"/>
        </w:rPr>
      </w:r>
    </w:p>
    <w:p w:rsidR="00000000" w:rsidDel="00000000" w:rsidP="00000000" w:rsidRDefault="00000000" w:rsidRPr="00000000" w14:paraId="000001A1">
      <w:pPr>
        <w:ind w:left="720" w:firstLine="0"/>
        <w:rPr>
          <w:highlight w:val="yellow"/>
        </w:rPr>
      </w:pPr>
      <w:r w:rsidDel="00000000" w:rsidR="00000000" w:rsidRPr="00000000">
        <w:rPr>
          <w:highlight w:val="yellow"/>
          <w:rtl w:val="0"/>
        </w:rPr>
        <w:t xml:space="preserve">Dashboard:</w:t>
      </w:r>
    </w:p>
    <w:p w:rsidR="00000000" w:rsidDel="00000000" w:rsidP="00000000" w:rsidRDefault="00000000" w:rsidRPr="00000000" w14:paraId="000001A2">
      <w:pPr>
        <w:numPr>
          <w:ilvl w:val="0"/>
          <w:numId w:val="59"/>
        </w:numPr>
        <w:ind w:left="1440" w:hanging="360"/>
        <w:rPr>
          <w:highlight w:val="yellow"/>
        </w:rPr>
      </w:pPr>
      <w:r w:rsidDel="00000000" w:rsidR="00000000" w:rsidRPr="00000000">
        <w:rPr>
          <w:highlight w:val="yellow"/>
          <w:rtl w:val="0"/>
        </w:rPr>
        <w:t xml:space="preserve">tiêu chí thống kê: đợt thực tập</w:t>
      </w:r>
    </w:p>
    <w:p w:rsidR="00000000" w:rsidDel="00000000" w:rsidP="00000000" w:rsidRDefault="00000000" w:rsidRPr="00000000" w14:paraId="000001A3">
      <w:pPr>
        <w:widowControl w:val="0"/>
        <w:numPr>
          <w:ilvl w:val="0"/>
          <w:numId w:val="91"/>
        </w:numPr>
        <w:spacing w:line="240" w:lineRule="auto"/>
        <w:ind w:left="1440" w:hanging="360"/>
        <w:rPr>
          <w:highlight w:val="yellow"/>
        </w:rPr>
      </w:pPr>
      <w:r w:rsidDel="00000000" w:rsidR="00000000" w:rsidRPr="00000000">
        <w:rPr>
          <w:highlight w:val="yellow"/>
          <w:rtl w:val="0"/>
        </w:rPr>
        <w:t xml:space="preserve">Biểu đồ cột thống kê số lượng SV theo trạng thái hướng dẫn(Đang thực tập, hoàn thành hướng dẫn thực tập) </w:t>
      </w:r>
    </w:p>
    <w:p w:rsidR="00000000" w:rsidDel="00000000" w:rsidP="00000000" w:rsidRDefault="00000000" w:rsidRPr="00000000" w14:paraId="000001A4">
      <w:pPr>
        <w:widowControl w:val="0"/>
        <w:numPr>
          <w:ilvl w:val="0"/>
          <w:numId w:val="91"/>
        </w:numPr>
        <w:spacing w:line="240" w:lineRule="auto"/>
        <w:ind w:left="1440" w:hanging="360"/>
        <w:rPr>
          <w:highlight w:val="yellow"/>
        </w:rPr>
      </w:pPr>
      <w:r w:rsidDel="00000000" w:rsidR="00000000" w:rsidRPr="00000000">
        <w:rPr>
          <w:highlight w:val="yellow"/>
          <w:rtl w:val="0"/>
        </w:rPr>
        <w:t xml:space="preserve">Biểu đồ cột thống kê số lượng sinh viên của từng trạng thái thực tập(chưa thực tập, đang thực tập, thực tập tự túc, đã nộp BCTT, từ chối duyệt BCTT, đã hoàn thành BCTT, hoàn thành thực tập, chưa hoàn thành BCTT) </w:t>
      </w:r>
    </w:p>
    <w:p w:rsidR="00000000" w:rsidDel="00000000" w:rsidP="00000000" w:rsidRDefault="00000000" w:rsidRPr="00000000" w14:paraId="000001A5">
      <w:pPr>
        <w:ind w:left="720" w:firstLine="0"/>
        <w:rPr>
          <w:highlight w:val="yellow"/>
        </w:rPr>
      </w:pPr>
      <w:r w:rsidDel="00000000" w:rsidR="00000000" w:rsidRPr="00000000">
        <w:rPr>
          <w:rtl w:val="0"/>
        </w:rPr>
      </w:r>
    </w:p>
    <w:p w:rsidR="00000000" w:rsidDel="00000000" w:rsidP="00000000" w:rsidRDefault="00000000" w:rsidRPr="00000000" w14:paraId="000001A6">
      <w:pPr>
        <w:numPr>
          <w:ilvl w:val="0"/>
          <w:numId w:val="46"/>
        </w:numPr>
        <w:ind w:left="720" w:hanging="360"/>
        <w:rPr>
          <w:highlight w:val="yellow"/>
        </w:rPr>
      </w:pPr>
      <w:r w:rsidDel="00000000" w:rsidR="00000000" w:rsidRPr="00000000">
        <w:rPr>
          <w:highlight w:val="yellow"/>
          <w:rtl w:val="0"/>
        </w:rPr>
        <w:t xml:space="preserve">Tài khoản GV</w:t>
      </w:r>
    </w:p>
    <w:p w:rsidR="00000000" w:rsidDel="00000000" w:rsidP="00000000" w:rsidRDefault="00000000" w:rsidRPr="00000000" w14:paraId="000001A7">
      <w:pPr>
        <w:rPr/>
      </w:pPr>
      <w:r w:rsidDel="00000000" w:rsidR="00000000" w:rsidRPr="00000000">
        <w:rPr>
          <w:rtl w:val="0"/>
        </w:rPr>
        <w:t xml:space="preserve">Không cho chỉnh sửa các thông tin sau:</w:t>
      </w:r>
    </w:p>
    <w:p w:rsidR="00000000" w:rsidDel="00000000" w:rsidP="00000000" w:rsidRDefault="00000000" w:rsidRPr="00000000" w14:paraId="000001A8">
      <w:pPr>
        <w:widowControl w:val="0"/>
        <w:numPr>
          <w:ilvl w:val="0"/>
          <w:numId w:val="30"/>
        </w:numPr>
        <w:spacing w:line="240" w:lineRule="auto"/>
        <w:ind w:left="1440" w:hanging="360"/>
      </w:pPr>
      <w:r w:rsidDel="00000000" w:rsidR="00000000" w:rsidRPr="00000000">
        <w:rPr>
          <w:rtl w:val="0"/>
        </w:rPr>
        <w:t xml:space="preserve">Họ tên</w:t>
      </w:r>
    </w:p>
    <w:p w:rsidR="00000000" w:rsidDel="00000000" w:rsidP="00000000" w:rsidRDefault="00000000" w:rsidRPr="00000000" w14:paraId="000001A9">
      <w:pPr>
        <w:widowControl w:val="0"/>
        <w:numPr>
          <w:ilvl w:val="0"/>
          <w:numId w:val="30"/>
        </w:numPr>
        <w:spacing w:line="240" w:lineRule="auto"/>
        <w:ind w:left="1440" w:hanging="360"/>
      </w:pPr>
      <w:r w:rsidDel="00000000" w:rsidR="00000000" w:rsidRPr="00000000">
        <w:rPr>
          <w:rtl w:val="0"/>
        </w:rPr>
        <w:t xml:space="preserve">Email</w:t>
      </w:r>
    </w:p>
    <w:p w:rsidR="00000000" w:rsidDel="00000000" w:rsidP="00000000" w:rsidRDefault="00000000" w:rsidRPr="00000000" w14:paraId="000001AA">
      <w:pPr>
        <w:widowControl w:val="0"/>
        <w:numPr>
          <w:ilvl w:val="0"/>
          <w:numId w:val="30"/>
        </w:numPr>
        <w:spacing w:line="240" w:lineRule="auto"/>
        <w:ind w:left="1440" w:hanging="360"/>
      </w:pPr>
      <w:r w:rsidDel="00000000" w:rsidR="00000000" w:rsidRPr="00000000">
        <w:rPr>
          <w:rtl w:val="0"/>
        </w:rPr>
        <w:t xml:space="preserve">Ngày sinh</w:t>
      </w:r>
    </w:p>
    <w:p w:rsidR="00000000" w:rsidDel="00000000" w:rsidP="00000000" w:rsidRDefault="00000000" w:rsidRPr="00000000" w14:paraId="000001AB">
      <w:pPr>
        <w:widowControl w:val="0"/>
        <w:numPr>
          <w:ilvl w:val="0"/>
          <w:numId w:val="30"/>
        </w:numPr>
        <w:spacing w:line="240" w:lineRule="auto"/>
        <w:ind w:left="1440" w:hanging="360"/>
      </w:pPr>
      <w:r w:rsidDel="00000000" w:rsidR="00000000" w:rsidRPr="00000000">
        <w:rPr>
          <w:rtl w:val="0"/>
        </w:rPr>
        <w:t xml:space="preserve">Giới tính</w:t>
      </w:r>
    </w:p>
    <w:p w:rsidR="00000000" w:rsidDel="00000000" w:rsidP="00000000" w:rsidRDefault="00000000" w:rsidRPr="00000000" w14:paraId="000001AC">
      <w:pPr>
        <w:widowControl w:val="0"/>
        <w:numPr>
          <w:ilvl w:val="0"/>
          <w:numId w:val="30"/>
        </w:numPr>
        <w:spacing w:line="240" w:lineRule="auto"/>
        <w:ind w:left="1440" w:hanging="360"/>
      </w:pPr>
      <w:r w:rsidDel="00000000" w:rsidR="00000000" w:rsidRPr="00000000">
        <w:rPr>
          <w:rtl w:val="0"/>
        </w:rPr>
        <w:t xml:space="preserve">Địa chỉ thường trú</w:t>
      </w:r>
    </w:p>
    <w:p w:rsidR="00000000" w:rsidDel="00000000" w:rsidP="00000000" w:rsidRDefault="00000000" w:rsidRPr="00000000" w14:paraId="000001AD">
      <w:pPr>
        <w:widowControl w:val="0"/>
        <w:numPr>
          <w:ilvl w:val="0"/>
          <w:numId w:val="30"/>
        </w:numPr>
        <w:spacing w:line="240" w:lineRule="auto"/>
        <w:ind w:left="1440" w:hanging="360"/>
      </w:pPr>
      <w:r w:rsidDel="00000000" w:rsidR="00000000" w:rsidRPr="00000000">
        <w:rPr>
          <w:rtl w:val="0"/>
        </w:rPr>
        <w:t xml:space="preserve">Khoa</w:t>
      </w:r>
    </w:p>
    <w:p w:rsidR="00000000" w:rsidDel="00000000" w:rsidP="00000000" w:rsidRDefault="00000000" w:rsidRPr="00000000" w14:paraId="000001AE">
      <w:pPr>
        <w:widowControl w:val="0"/>
        <w:numPr>
          <w:ilvl w:val="0"/>
          <w:numId w:val="30"/>
        </w:numPr>
        <w:spacing w:line="240" w:lineRule="auto"/>
        <w:ind w:left="1440" w:hanging="360"/>
      </w:pPr>
      <w:r w:rsidDel="00000000" w:rsidR="00000000" w:rsidRPr="00000000">
        <w:rPr>
          <w:rtl w:val="0"/>
        </w:rPr>
        <w:t xml:space="preserve">Bậc: Thạc sĩ/Tiến sĩ/phó giáo sư/giáo sư</w:t>
      </w:r>
    </w:p>
    <w:p w:rsidR="00000000" w:rsidDel="00000000" w:rsidP="00000000" w:rsidRDefault="00000000" w:rsidRPr="00000000" w14:paraId="000001AF">
      <w:pPr>
        <w:widowControl w:val="0"/>
        <w:spacing w:line="240" w:lineRule="auto"/>
        <w:rPr/>
      </w:pPr>
      <w:r w:rsidDel="00000000" w:rsidR="00000000" w:rsidRPr="00000000">
        <w:rPr>
          <w:rtl w:val="0"/>
        </w:rPr>
        <w:t xml:space="preserve">Cho phép chỉnh sửa:  SĐT, Bậc, Địa chỉ thường trú</w:t>
      </w:r>
    </w:p>
    <w:p w:rsidR="00000000" w:rsidDel="00000000" w:rsidP="00000000" w:rsidRDefault="00000000" w:rsidRPr="00000000" w14:paraId="000001B0">
      <w:pPr>
        <w:widowControl w:val="0"/>
        <w:spacing w:line="240" w:lineRule="auto"/>
        <w:ind w:left="720" w:firstLine="0"/>
        <w:rPr/>
      </w:pPr>
      <w:r w:rsidDel="00000000" w:rsidR="00000000" w:rsidRPr="00000000">
        <w:rPr>
          <w:rtl w:val="0"/>
        </w:rPr>
      </w:r>
    </w:p>
    <w:p w:rsidR="00000000" w:rsidDel="00000000" w:rsidP="00000000" w:rsidRDefault="00000000" w:rsidRPr="00000000" w14:paraId="000001B1">
      <w:pPr>
        <w:widowControl w:val="0"/>
        <w:numPr>
          <w:ilvl w:val="0"/>
          <w:numId w:val="46"/>
        </w:numPr>
        <w:spacing w:line="240" w:lineRule="auto"/>
        <w:ind w:left="720" w:hanging="360"/>
        <w:rPr>
          <w:highlight w:val="yellow"/>
        </w:rPr>
      </w:pPr>
      <w:r w:rsidDel="00000000" w:rsidR="00000000" w:rsidRPr="00000000">
        <w:rPr>
          <w:highlight w:val="yellow"/>
          <w:rtl w:val="0"/>
        </w:rPr>
        <w:t xml:space="preserve">Quản lý sinh viên được phân công: </w:t>
      </w:r>
    </w:p>
    <w:p w:rsidR="00000000" w:rsidDel="00000000" w:rsidP="00000000" w:rsidRDefault="00000000" w:rsidRPr="00000000" w14:paraId="000001B2">
      <w:pPr>
        <w:widowControl w:val="0"/>
        <w:numPr>
          <w:ilvl w:val="0"/>
          <w:numId w:val="83"/>
        </w:numPr>
        <w:spacing w:line="240" w:lineRule="auto"/>
        <w:ind w:left="1440" w:hanging="360"/>
        <w:rPr>
          <w:highlight w:val="yellow"/>
        </w:rPr>
      </w:pPr>
      <w:r w:rsidDel="00000000" w:rsidR="00000000" w:rsidRPr="00000000">
        <w:rPr>
          <w:highlight w:val="yellow"/>
          <w:rtl w:val="0"/>
        </w:rPr>
        <w:t xml:space="preserve">các card thống kê số lượng theo trạng thái hướng dẫn(Đang thực tập, hoàn thành hướng dẫn thực tập) của đợt thực tập mới nhất</w:t>
      </w:r>
    </w:p>
    <w:p w:rsidR="00000000" w:rsidDel="00000000" w:rsidP="00000000" w:rsidRDefault="00000000" w:rsidRPr="00000000" w14:paraId="000001B3">
      <w:pPr>
        <w:widowControl w:val="0"/>
        <w:numPr>
          <w:ilvl w:val="0"/>
          <w:numId w:val="66"/>
        </w:numPr>
        <w:spacing w:line="240" w:lineRule="auto"/>
        <w:ind w:left="1440" w:hanging="360"/>
      </w:pPr>
      <w:r w:rsidDel="00000000" w:rsidR="00000000" w:rsidRPr="00000000">
        <w:rPr>
          <w:rtl w:val="0"/>
        </w:rPr>
        <w:t xml:space="preserve">Hiển thị danh sách SV được phân công theo đợt thực tập gồm: STT,MSV,Họ tên,Khóa,Bậc,Trạng thái hướng dẫn(“Đang hướng dẫn”, “Hoàn thành hướng dẫn”)</w:t>
      </w:r>
    </w:p>
    <w:p w:rsidR="00000000" w:rsidDel="00000000" w:rsidP="00000000" w:rsidRDefault="00000000" w:rsidRPr="00000000" w14:paraId="000001B4">
      <w:pPr>
        <w:widowControl w:val="0"/>
        <w:numPr>
          <w:ilvl w:val="0"/>
          <w:numId w:val="66"/>
        </w:numPr>
        <w:spacing w:line="240" w:lineRule="auto"/>
        <w:ind w:left="1440" w:hanging="360"/>
      </w:pPr>
      <w:r w:rsidDel="00000000" w:rsidR="00000000" w:rsidRPr="00000000">
        <w:rPr>
          <w:rtl w:val="0"/>
        </w:rPr>
        <w:t xml:space="preserve">Mỗi dòng của danh sách cho xem chi tiết SV</w:t>
      </w:r>
    </w:p>
    <w:p w:rsidR="00000000" w:rsidDel="00000000" w:rsidP="00000000" w:rsidRDefault="00000000" w:rsidRPr="00000000" w14:paraId="000001B5">
      <w:pPr>
        <w:widowControl w:val="0"/>
        <w:numPr>
          <w:ilvl w:val="0"/>
          <w:numId w:val="66"/>
        </w:numPr>
        <w:spacing w:line="240" w:lineRule="auto"/>
        <w:ind w:left="1440" w:hanging="360"/>
      </w:pPr>
      <w:r w:rsidDel="00000000" w:rsidR="00000000" w:rsidRPr="00000000">
        <w:rPr>
          <w:rtl w:val="0"/>
        </w:rPr>
        <w:t xml:space="preserve">Tìm kiếm: 1 textbox chung cho tìm kiếm theo msv,họ tên; 1 dropdown tìm theo đợt thực tập, 1 dropdown tìm theo trạng thái(“Đang hướng dẫn”, “Hoàn thành hướng dẫn”), button[Tìm kiếm]</w:t>
      </w:r>
    </w:p>
    <w:p w:rsidR="00000000" w:rsidDel="00000000" w:rsidP="00000000" w:rsidRDefault="00000000" w:rsidRPr="00000000" w14:paraId="000001B6">
      <w:pPr>
        <w:widowControl w:val="0"/>
        <w:spacing w:line="240" w:lineRule="auto"/>
        <w:ind w:left="720" w:firstLine="0"/>
        <w:rPr/>
      </w:pPr>
      <w:r w:rsidDel="00000000" w:rsidR="00000000" w:rsidRPr="00000000">
        <w:rPr>
          <w:rtl w:val="0"/>
        </w:rPr>
      </w:r>
    </w:p>
    <w:tbl>
      <w:tblPr>
        <w:tblStyle w:val="Table1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1B7">
            <w:pPr>
              <w:widowControl w:val="0"/>
              <w:spacing w:line="240" w:lineRule="auto"/>
              <w:rPr/>
            </w:pPr>
            <w:r w:rsidDel="00000000" w:rsidR="00000000" w:rsidRPr="00000000">
              <w:rPr>
                <w:rtl w:val="0"/>
              </w:rPr>
              <w:t xml:space="preserve">Popup[Xem chi tiết SV]</w:t>
            </w:r>
          </w:p>
        </w:tc>
        <w:tc>
          <w:tcPr/>
          <w:p w:rsidR="00000000" w:rsidDel="00000000" w:rsidP="00000000" w:rsidRDefault="00000000" w:rsidRPr="00000000" w14:paraId="000001B8">
            <w:pPr>
              <w:widowControl w:val="0"/>
              <w:numPr>
                <w:ilvl w:val="0"/>
                <w:numId w:val="51"/>
              </w:numPr>
              <w:spacing w:line="240" w:lineRule="auto"/>
              <w:ind w:left="720" w:hanging="360"/>
            </w:pPr>
            <w:r w:rsidDel="00000000" w:rsidR="00000000" w:rsidRPr="00000000">
              <w:rPr>
                <w:rtl w:val="0"/>
              </w:rPr>
              <w:t xml:space="preserve">MSV</w:t>
            </w:r>
          </w:p>
          <w:p w:rsidR="00000000" w:rsidDel="00000000" w:rsidP="00000000" w:rsidRDefault="00000000" w:rsidRPr="00000000" w14:paraId="000001B9">
            <w:pPr>
              <w:widowControl w:val="0"/>
              <w:numPr>
                <w:ilvl w:val="0"/>
                <w:numId w:val="51"/>
              </w:numPr>
              <w:spacing w:line="240" w:lineRule="auto"/>
              <w:ind w:left="720" w:hanging="360"/>
            </w:pPr>
            <w:r w:rsidDel="00000000" w:rsidR="00000000" w:rsidRPr="00000000">
              <w:rPr>
                <w:rtl w:val="0"/>
              </w:rPr>
              <w:t xml:space="preserve">Họ tên</w:t>
            </w:r>
          </w:p>
          <w:p w:rsidR="00000000" w:rsidDel="00000000" w:rsidP="00000000" w:rsidRDefault="00000000" w:rsidRPr="00000000" w14:paraId="000001BA">
            <w:pPr>
              <w:widowControl w:val="0"/>
              <w:numPr>
                <w:ilvl w:val="0"/>
                <w:numId w:val="51"/>
              </w:numPr>
              <w:spacing w:line="240" w:lineRule="auto"/>
              <w:ind w:left="720" w:hanging="360"/>
            </w:pPr>
            <w:r w:rsidDel="00000000" w:rsidR="00000000" w:rsidRPr="00000000">
              <w:rPr>
                <w:rtl w:val="0"/>
              </w:rPr>
              <w:t xml:space="preserve">Lớp</w:t>
            </w:r>
          </w:p>
          <w:p w:rsidR="00000000" w:rsidDel="00000000" w:rsidP="00000000" w:rsidRDefault="00000000" w:rsidRPr="00000000" w14:paraId="000001BB">
            <w:pPr>
              <w:widowControl w:val="0"/>
              <w:numPr>
                <w:ilvl w:val="0"/>
                <w:numId w:val="51"/>
              </w:numPr>
              <w:spacing w:line="240" w:lineRule="auto"/>
              <w:ind w:left="720" w:hanging="360"/>
            </w:pPr>
            <w:r w:rsidDel="00000000" w:rsidR="00000000" w:rsidRPr="00000000">
              <w:rPr>
                <w:rtl w:val="0"/>
              </w:rPr>
              <w:t xml:space="preserve">Khoa</w:t>
            </w:r>
          </w:p>
          <w:p w:rsidR="00000000" w:rsidDel="00000000" w:rsidP="00000000" w:rsidRDefault="00000000" w:rsidRPr="00000000" w14:paraId="000001BC">
            <w:pPr>
              <w:widowControl w:val="0"/>
              <w:numPr>
                <w:ilvl w:val="0"/>
                <w:numId w:val="51"/>
              </w:numPr>
              <w:spacing w:line="240" w:lineRule="auto"/>
              <w:ind w:left="720" w:hanging="360"/>
            </w:pPr>
            <w:r w:rsidDel="00000000" w:rsidR="00000000" w:rsidRPr="00000000">
              <w:rPr>
                <w:rtl w:val="0"/>
              </w:rPr>
              <w:t xml:space="preserve">Khóa</w:t>
            </w:r>
          </w:p>
          <w:p w:rsidR="00000000" w:rsidDel="00000000" w:rsidP="00000000" w:rsidRDefault="00000000" w:rsidRPr="00000000" w14:paraId="000001BD">
            <w:pPr>
              <w:widowControl w:val="0"/>
              <w:numPr>
                <w:ilvl w:val="0"/>
                <w:numId w:val="51"/>
              </w:numPr>
              <w:spacing w:line="240" w:lineRule="auto"/>
              <w:ind w:left="720" w:hanging="360"/>
            </w:pPr>
            <w:r w:rsidDel="00000000" w:rsidR="00000000" w:rsidRPr="00000000">
              <w:rPr>
                <w:rtl w:val="0"/>
              </w:rPr>
              <w:t xml:space="preserve">Bậc: Cử nhân/Kỹ sư</w:t>
            </w:r>
          </w:p>
          <w:p w:rsidR="00000000" w:rsidDel="00000000" w:rsidP="00000000" w:rsidRDefault="00000000" w:rsidRPr="00000000" w14:paraId="000001BE">
            <w:pPr>
              <w:widowControl w:val="0"/>
              <w:numPr>
                <w:ilvl w:val="0"/>
                <w:numId w:val="51"/>
              </w:numPr>
              <w:spacing w:line="240" w:lineRule="auto"/>
              <w:ind w:left="720" w:hanging="360"/>
            </w:pPr>
            <w:r w:rsidDel="00000000" w:rsidR="00000000" w:rsidRPr="00000000">
              <w:rPr>
                <w:rtl w:val="0"/>
              </w:rPr>
              <w:t xml:space="preserve">SĐT</w:t>
            </w:r>
          </w:p>
          <w:p w:rsidR="00000000" w:rsidDel="00000000" w:rsidP="00000000" w:rsidRDefault="00000000" w:rsidRPr="00000000" w14:paraId="000001BF">
            <w:pPr>
              <w:widowControl w:val="0"/>
              <w:numPr>
                <w:ilvl w:val="0"/>
                <w:numId w:val="51"/>
              </w:numPr>
              <w:spacing w:line="240" w:lineRule="auto"/>
              <w:ind w:left="720" w:hanging="360"/>
            </w:pPr>
            <w:r w:rsidDel="00000000" w:rsidR="00000000" w:rsidRPr="00000000">
              <w:rPr>
                <w:rtl w:val="0"/>
              </w:rPr>
              <w:t xml:space="preserve">Email</w:t>
            </w:r>
          </w:p>
          <w:p w:rsidR="00000000" w:rsidDel="00000000" w:rsidP="00000000" w:rsidRDefault="00000000" w:rsidRPr="00000000" w14:paraId="000001C0">
            <w:pPr>
              <w:widowControl w:val="0"/>
              <w:numPr>
                <w:ilvl w:val="0"/>
                <w:numId w:val="51"/>
              </w:numPr>
              <w:spacing w:line="240" w:lineRule="auto"/>
              <w:ind w:left="720" w:hanging="360"/>
            </w:pPr>
            <w:r w:rsidDel="00000000" w:rsidR="00000000" w:rsidRPr="00000000">
              <w:rPr>
                <w:rtl w:val="0"/>
              </w:rPr>
              <w:t xml:space="preserve">Ngày sinh</w:t>
            </w:r>
          </w:p>
          <w:p w:rsidR="00000000" w:rsidDel="00000000" w:rsidP="00000000" w:rsidRDefault="00000000" w:rsidRPr="00000000" w14:paraId="000001C1">
            <w:pPr>
              <w:widowControl w:val="0"/>
              <w:numPr>
                <w:ilvl w:val="0"/>
                <w:numId w:val="51"/>
              </w:numPr>
              <w:spacing w:line="240" w:lineRule="auto"/>
              <w:ind w:left="720" w:hanging="360"/>
            </w:pPr>
            <w:r w:rsidDel="00000000" w:rsidR="00000000" w:rsidRPr="00000000">
              <w:rPr>
                <w:rtl w:val="0"/>
              </w:rPr>
              <w:t xml:space="preserve">Giới tính</w:t>
            </w:r>
          </w:p>
          <w:p w:rsidR="00000000" w:rsidDel="00000000" w:rsidP="00000000" w:rsidRDefault="00000000" w:rsidRPr="00000000" w14:paraId="000001C2">
            <w:pPr>
              <w:widowControl w:val="0"/>
              <w:numPr>
                <w:ilvl w:val="0"/>
                <w:numId w:val="51"/>
              </w:numPr>
              <w:spacing w:line="240" w:lineRule="auto"/>
              <w:ind w:left="720" w:hanging="360"/>
            </w:pPr>
            <w:r w:rsidDel="00000000" w:rsidR="00000000" w:rsidRPr="00000000">
              <w:rPr>
                <w:rtl w:val="0"/>
              </w:rPr>
              <w:t xml:space="preserve">Địa chỉ thường trú</w:t>
            </w:r>
          </w:p>
          <w:p w:rsidR="00000000" w:rsidDel="00000000" w:rsidP="00000000" w:rsidRDefault="00000000" w:rsidRPr="00000000" w14:paraId="000001C3">
            <w:pPr>
              <w:widowControl w:val="0"/>
              <w:numPr>
                <w:ilvl w:val="0"/>
                <w:numId w:val="51"/>
              </w:numPr>
              <w:spacing w:line="240" w:lineRule="auto"/>
              <w:ind w:left="720" w:hanging="360"/>
            </w:pPr>
            <w:r w:rsidDel="00000000" w:rsidR="00000000" w:rsidRPr="00000000">
              <w:rPr>
                <w:rtl w:val="0"/>
              </w:rPr>
              <w:t xml:space="preserve">Lịch sử trạng thái thực tập</w:t>
            </w:r>
          </w:p>
          <w:p w:rsidR="00000000" w:rsidDel="00000000" w:rsidP="00000000" w:rsidRDefault="00000000" w:rsidRPr="00000000" w14:paraId="000001C4">
            <w:pPr>
              <w:widowControl w:val="0"/>
              <w:numPr>
                <w:ilvl w:val="0"/>
                <w:numId w:val="51"/>
              </w:numPr>
              <w:spacing w:line="240" w:lineRule="auto"/>
              <w:ind w:left="720" w:hanging="360"/>
              <w:rPr>
                <w:ins w:author="Mai Linh Đỗ" w:id="18" w:date="2026-03-26T07:52:30Z"/>
              </w:rPr>
            </w:pPr>
            <w:r w:rsidDel="00000000" w:rsidR="00000000" w:rsidRPr="00000000">
              <w:rPr>
                <w:rtl w:val="0"/>
              </w:rPr>
              <w:t xml:space="preserve">Lịch sử trạng thái hướng dẫn: </w:t>
            </w:r>
            <w:ins w:author="Mai Linh Đỗ" w:id="18" w:date="2026-03-26T07:52:30Z">
              <w:r w:rsidDel="00000000" w:rsidR="00000000" w:rsidRPr="00000000">
                <w:rPr>
                  <w:rtl w:val="0"/>
                </w:rPr>
              </w:r>
            </w:ins>
          </w:p>
          <w:p w:rsidR="00000000" w:rsidDel="00000000" w:rsidP="00000000" w:rsidRDefault="00000000" w:rsidRPr="00000000" w14:paraId="000001C5">
            <w:pPr>
              <w:widowControl w:val="0"/>
              <w:numPr>
                <w:ilvl w:val="0"/>
                <w:numId w:val="51"/>
              </w:numPr>
              <w:spacing w:line="240" w:lineRule="auto"/>
              <w:ind w:left="720" w:hanging="360"/>
              <w:rPr>
                <w:ins w:author="Mai Linh Đỗ" w:id="18" w:date="2026-03-26T07:52:30Z"/>
              </w:rPr>
            </w:pPr>
            <w:ins w:author="Mai Linh Đỗ" w:id="18" w:date="2026-03-26T07:52:30Z">
              <w:r w:rsidDel="00000000" w:rsidR="00000000" w:rsidRPr="00000000">
                <w:rPr>
                  <w:rtl w:val="0"/>
                </w:rPr>
                <w:t xml:space="preserve">Nếu đã hoàn thành hướng dẫn  + đối với SV “Hoàn thành thực tập” hiển thị thêm thông tin ĐQT,KTHP, file BCTT,Đánh giá(nếu có)</w:t>
              </w:r>
            </w:ins>
          </w:p>
          <w:p w:rsidR="00000000" w:rsidDel="00000000" w:rsidP="00000000" w:rsidRDefault="00000000" w:rsidRPr="00000000" w14:paraId="000001C6">
            <w:pPr>
              <w:widowControl w:val="0"/>
              <w:numPr>
                <w:ilvl w:val="0"/>
                <w:numId w:val="51"/>
              </w:numPr>
              <w:spacing w:line="240" w:lineRule="auto"/>
              <w:ind w:left="720" w:hanging="360"/>
            </w:pPr>
            <w:ins w:author="Mai Linh Đỗ" w:id="18" w:date="2026-03-26T07:52:30Z">
              <w:r w:rsidDel="00000000" w:rsidR="00000000" w:rsidRPr="00000000">
                <w:rPr>
                  <w:rtl w:val="0"/>
                </w:rPr>
                <w:t xml:space="preserve">+ đối với SV chưa hoàn thành thực tập thì hiển thị text “SV chưa hoàn thành thực tập”</w:t>
              </w:r>
            </w:ins>
            <w:r w:rsidDel="00000000" w:rsidR="00000000" w:rsidRPr="00000000">
              <w:rPr>
                <w:rtl w:val="0"/>
              </w:rPr>
            </w:r>
          </w:p>
        </w:tc>
      </w:tr>
    </w:tbl>
    <w:p w:rsidR="00000000" w:rsidDel="00000000" w:rsidP="00000000" w:rsidRDefault="00000000" w:rsidRPr="00000000" w14:paraId="000001C7">
      <w:pPr>
        <w:widowControl w:val="0"/>
        <w:spacing w:line="240" w:lineRule="auto"/>
        <w:ind w:left="720" w:firstLine="0"/>
        <w:rPr/>
      </w:pPr>
      <w:r w:rsidDel="00000000" w:rsidR="00000000" w:rsidRPr="00000000">
        <w:rPr>
          <w:rtl w:val="0"/>
        </w:rPr>
      </w:r>
    </w:p>
    <w:p w:rsidR="00000000" w:rsidDel="00000000" w:rsidP="00000000" w:rsidRDefault="00000000" w:rsidRPr="00000000" w14:paraId="000001C8">
      <w:pPr>
        <w:widowControl w:val="0"/>
        <w:numPr>
          <w:ilvl w:val="0"/>
          <w:numId w:val="46"/>
        </w:numPr>
        <w:spacing w:line="240" w:lineRule="auto"/>
        <w:ind w:left="720" w:hanging="360"/>
        <w:rPr>
          <w:highlight w:val="yellow"/>
        </w:rPr>
      </w:pPr>
      <w:r w:rsidDel="00000000" w:rsidR="00000000" w:rsidRPr="00000000">
        <w:rPr>
          <w:highlight w:val="yellow"/>
          <w:rtl w:val="0"/>
        </w:rPr>
        <w:t xml:space="preserve">Quản lý tiến độ thực tập:</w:t>
      </w:r>
    </w:p>
    <w:p w:rsidR="00000000" w:rsidDel="00000000" w:rsidP="00000000" w:rsidRDefault="00000000" w:rsidRPr="00000000" w14:paraId="000001C9">
      <w:pPr>
        <w:widowControl w:val="0"/>
        <w:numPr>
          <w:ilvl w:val="0"/>
          <w:numId w:val="16"/>
        </w:numPr>
        <w:spacing w:line="240" w:lineRule="auto"/>
        <w:ind w:left="1440" w:hanging="360"/>
        <w:rPr>
          <w:highlight w:val="yellow"/>
        </w:rPr>
      </w:pPr>
      <w:r w:rsidDel="00000000" w:rsidR="00000000" w:rsidRPr="00000000">
        <w:rPr>
          <w:highlight w:val="yellow"/>
          <w:rtl w:val="0"/>
        </w:rPr>
        <w:t xml:space="preserve">các card thống kê số lượng sinh viên của từng trạng thái thực tập(chưa thực tập, đang thực tập, thực tập tự túc, đã nộp BCTT, từ chối duyệt BCTT, đã hoàn thành BCTT, hoàn thành thực tập, chưa hoàn thành BCTT) của đợt thực tập mới nhất.</w:t>
      </w:r>
    </w:p>
    <w:p w:rsidR="00000000" w:rsidDel="00000000" w:rsidP="00000000" w:rsidRDefault="00000000" w:rsidRPr="00000000" w14:paraId="000001CA">
      <w:pPr>
        <w:widowControl w:val="0"/>
        <w:numPr>
          <w:ilvl w:val="0"/>
          <w:numId w:val="87"/>
        </w:numPr>
        <w:spacing w:line="240" w:lineRule="auto"/>
        <w:ind w:left="1440" w:hanging="360"/>
      </w:pPr>
      <w:r w:rsidDel="00000000" w:rsidR="00000000" w:rsidRPr="00000000">
        <w:rPr>
          <w:rtl w:val="0"/>
        </w:rPr>
        <w:t xml:space="preserve">Hiển thị danh sách SV được phân công theo đợt thực tập gồm: STT,MSV,Họ tên,Khóa,Bậc,Trạng thái thực tập.</w:t>
      </w:r>
    </w:p>
    <w:p w:rsidR="00000000" w:rsidDel="00000000" w:rsidP="00000000" w:rsidRDefault="00000000" w:rsidRPr="00000000" w14:paraId="000001CB">
      <w:pPr>
        <w:widowControl w:val="0"/>
        <w:numPr>
          <w:ilvl w:val="0"/>
          <w:numId w:val="87"/>
        </w:numPr>
        <w:spacing w:line="240" w:lineRule="auto"/>
        <w:ind w:left="1440" w:hanging="360"/>
      </w:pPr>
      <w:r w:rsidDel="00000000" w:rsidR="00000000" w:rsidRPr="00000000">
        <w:rPr>
          <w:rtl w:val="0"/>
        </w:rPr>
        <w:t xml:space="preserve">Mỗi dòng của danh sách cho xem chi tiết, button[cập nhật trạng thái thực tập] chỉ hiển thị đv SV đang có trạng thái “Chưa thực tập], button[Đánh giá BCTT] chỉ hiển thị đv SV có trạng thái “đã nộp BCTT”</w:t>
      </w:r>
    </w:p>
    <w:p w:rsidR="00000000" w:rsidDel="00000000" w:rsidP="00000000" w:rsidRDefault="00000000" w:rsidRPr="00000000" w14:paraId="000001CC">
      <w:pPr>
        <w:widowControl w:val="0"/>
        <w:numPr>
          <w:ilvl w:val="0"/>
          <w:numId w:val="87"/>
        </w:numPr>
        <w:spacing w:line="240" w:lineRule="auto"/>
        <w:ind w:left="1440" w:hanging="360"/>
      </w:pPr>
      <w:r w:rsidDel="00000000" w:rsidR="00000000" w:rsidRPr="00000000">
        <w:rPr>
          <w:rtl w:val="0"/>
        </w:rPr>
        <w:t xml:space="preserve">Tìm kiếm: 1 textbox chung cho tìm kiếm theo msv,họ tên; 1 dropdown tìm theo bậc, 1 dropdown tìm theo trạng thái thực tập, button[Tìm kiếm]</w:t>
      </w:r>
    </w:p>
    <w:p w:rsidR="00000000" w:rsidDel="00000000" w:rsidP="00000000" w:rsidRDefault="00000000" w:rsidRPr="00000000" w14:paraId="000001CD">
      <w:pPr>
        <w:widowControl w:val="0"/>
        <w:numPr>
          <w:ilvl w:val="0"/>
          <w:numId w:val="87"/>
        </w:numPr>
        <w:spacing w:line="240" w:lineRule="auto"/>
        <w:ind w:left="1440" w:hanging="360"/>
      </w:pPr>
      <w:r w:rsidDel="00000000" w:rsidR="00000000" w:rsidRPr="00000000">
        <w:rPr>
          <w:rtl w:val="0"/>
        </w:rPr>
      </w:r>
    </w:p>
    <w:tbl>
      <w:tblPr>
        <w:tblStyle w:val="Table1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p w:rsidR="00000000" w:rsidDel="00000000" w:rsidP="00000000" w:rsidRDefault="00000000" w:rsidRPr="00000000" w14:paraId="000001CE">
            <w:pPr>
              <w:widowControl w:val="0"/>
              <w:spacing w:line="240" w:lineRule="auto"/>
              <w:rPr/>
            </w:pPr>
            <w:r w:rsidDel="00000000" w:rsidR="00000000" w:rsidRPr="00000000">
              <w:rPr>
                <w:rtl w:val="0"/>
              </w:rPr>
              <w:t xml:space="preserve">Popup[Xem chi tiết]</w:t>
            </w:r>
          </w:p>
        </w:tc>
        <w:tc>
          <w:tcPr/>
          <w:p w:rsidR="00000000" w:rsidDel="00000000" w:rsidP="00000000" w:rsidRDefault="00000000" w:rsidRPr="00000000" w14:paraId="000001CF">
            <w:pPr>
              <w:widowControl w:val="0"/>
              <w:numPr>
                <w:ilvl w:val="0"/>
                <w:numId w:val="51"/>
              </w:numPr>
              <w:spacing w:line="240" w:lineRule="auto"/>
              <w:ind w:left="720" w:hanging="360"/>
            </w:pPr>
            <w:r w:rsidDel="00000000" w:rsidR="00000000" w:rsidRPr="00000000">
              <w:rPr>
                <w:rtl w:val="0"/>
              </w:rPr>
              <w:t xml:space="preserve">MSV</w:t>
            </w:r>
          </w:p>
          <w:p w:rsidR="00000000" w:rsidDel="00000000" w:rsidP="00000000" w:rsidRDefault="00000000" w:rsidRPr="00000000" w14:paraId="000001D0">
            <w:pPr>
              <w:widowControl w:val="0"/>
              <w:numPr>
                <w:ilvl w:val="0"/>
                <w:numId w:val="51"/>
              </w:numPr>
              <w:spacing w:line="240" w:lineRule="auto"/>
              <w:ind w:left="720" w:hanging="360"/>
            </w:pPr>
            <w:r w:rsidDel="00000000" w:rsidR="00000000" w:rsidRPr="00000000">
              <w:rPr>
                <w:rtl w:val="0"/>
              </w:rPr>
              <w:t xml:space="preserve">Họ tên</w:t>
            </w:r>
          </w:p>
          <w:p w:rsidR="00000000" w:rsidDel="00000000" w:rsidP="00000000" w:rsidRDefault="00000000" w:rsidRPr="00000000" w14:paraId="000001D1">
            <w:pPr>
              <w:widowControl w:val="0"/>
              <w:numPr>
                <w:ilvl w:val="0"/>
                <w:numId w:val="51"/>
              </w:numPr>
              <w:spacing w:line="240" w:lineRule="auto"/>
              <w:ind w:left="720" w:hanging="360"/>
            </w:pPr>
            <w:r w:rsidDel="00000000" w:rsidR="00000000" w:rsidRPr="00000000">
              <w:rPr>
                <w:rtl w:val="0"/>
              </w:rPr>
              <w:t xml:space="preserve">Lớp</w:t>
            </w:r>
          </w:p>
          <w:p w:rsidR="00000000" w:rsidDel="00000000" w:rsidP="00000000" w:rsidRDefault="00000000" w:rsidRPr="00000000" w14:paraId="000001D2">
            <w:pPr>
              <w:widowControl w:val="0"/>
              <w:numPr>
                <w:ilvl w:val="0"/>
                <w:numId w:val="51"/>
              </w:numPr>
              <w:spacing w:line="240" w:lineRule="auto"/>
              <w:ind w:left="720" w:hanging="360"/>
            </w:pPr>
            <w:r w:rsidDel="00000000" w:rsidR="00000000" w:rsidRPr="00000000">
              <w:rPr>
                <w:rtl w:val="0"/>
              </w:rPr>
              <w:t xml:space="preserve">Khoa</w:t>
            </w:r>
          </w:p>
          <w:p w:rsidR="00000000" w:rsidDel="00000000" w:rsidP="00000000" w:rsidRDefault="00000000" w:rsidRPr="00000000" w14:paraId="000001D3">
            <w:pPr>
              <w:widowControl w:val="0"/>
              <w:numPr>
                <w:ilvl w:val="0"/>
                <w:numId w:val="51"/>
              </w:numPr>
              <w:spacing w:line="240" w:lineRule="auto"/>
              <w:ind w:left="720" w:hanging="360"/>
            </w:pPr>
            <w:r w:rsidDel="00000000" w:rsidR="00000000" w:rsidRPr="00000000">
              <w:rPr>
                <w:rtl w:val="0"/>
              </w:rPr>
              <w:t xml:space="preserve">Khóa</w:t>
            </w:r>
          </w:p>
          <w:p w:rsidR="00000000" w:rsidDel="00000000" w:rsidP="00000000" w:rsidRDefault="00000000" w:rsidRPr="00000000" w14:paraId="000001D4">
            <w:pPr>
              <w:widowControl w:val="0"/>
              <w:numPr>
                <w:ilvl w:val="0"/>
                <w:numId w:val="51"/>
              </w:numPr>
              <w:spacing w:line="240" w:lineRule="auto"/>
              <w:ind w:left="720" w:hanging="360"/>
            </w:pPr>
            <w:r w:rsidDel="00000000" w:rsidR="00000000" w:rsidRPr="00000000">
              <w:rPr>
                <w:rtl w:val="0"/>
              </w:rPr>
              <w:t xml:space="preserve">Bậc: Cử nhân/Kỹ sư</w:t>
            </w:r>
          </w:p>
          <w:p w:rsidR="00000000" w:rsidDel="00000000" w:rsidP="00000000" w:rsidRDefault="00000000" w:rsidRPr="00000000" w14:paraId="000001D5">
            <w:pPr>
              <w:widowControl w:val="0"/>
              <w:numPr>
                <w:ilvl w:val="0"/>
                <w:numId w:val="51"/>
              </w:numPr>
              <w:spacing w:line="240" w:lineRule="auto"/>
              <w:ind w:left="720" w:hanging="360"/>
            </w:pPr>
            <w:r w:rsidDel="00000000" w:rsidR="00000000" w:rsidRPr="00000000">
              <w:rPr>
                <w:rtl w:val="0"/>
              </w:rPr>
              <w:t xml:space="preserve">SĐT</w:t>
            </w:r>
          </w:p>
          <w:p w:rsidR="00000000" w:rsidDel="00000000" w:rsidP="00000000" w:rsidRDefault="00000000" w:rsidRPr="00000000" w14:paraId="000001D6">
            <w:pPr>
              <w:widowControl w:val="0"/>
              <w:numPr>
                <w:ilvl w:val="0"/>
                <w:numId w:val="51"/>
              </w:numPr>
              <w:spacing w:line="240" w:lineRule="auto"/>
              <w:ind w:left="720" w:hanging="360"/>
            </w:pPr>
            <w:r w:rsidDel="00000000" w:rsidR="00000000" w:rsidRPr="00000000">
              <w:rPr>
                <w:rtl w:val="0"/>
              </w:rPr>
              <w:t xml:space="preserve">Email</w:t>
            </w:r>
          </w:p>
          <w:p w:rsidR="00000000" w:rsidDel="00000000" w:rsidP="00000000" w:rsidRDefault="00000000" w:rsidRPr="00000000" w14:paraId="000001D7">
            <w:pPr>
              <w:widowControl w:val="0"/>
              <w:numPr>
                <w:ilvl w:val="0"/>
                <w:numId w:val="51"/>
              </w:numPr>
              <w:spacing w:line="240" w:lineRule="auto"/>
              <w:ind w:left="720" w:hanging="360"/>
            </w:pPr>
            <w:r w:rsidDel="00000000" w:rsidR="00000000" w:rsidRPr="00000000">
              <w:rPr>
                <w:rtl w:val="0"/>
              </w:rPr>
              <w:t xml:space="preserve">Ngày sinh</w:t>
            </w:r>
          </w:p>
          <w:p w:rsidR="00000000" w:rsidDel="00000000" w:rsidP="00000000" w:rsidRDefault="00000000" w:rsidRPr="00000000" w14:paraId="000001D8">
            <w:pPr>
              <w:widowControl w:val="0"/>
              <w:numPr>
                <w:ilvl w:val="0"/>
                <w:numId w:val="51"/>
              </w:numPr>
              <w:spacing w:line="240" w:lineRule="auto"/>
              <w:ind w:left="720" w:hanging="360"/>
            </w:pPr>
            <w:r w:rsidDel="00000000" w:rsidR="00000000" w:rsidRPr="00000000">
              <w:rPr>
                <w:rtl w:val="0"/>
              </w:rPr>
              <w:t xml:space="preserve">Trạng thái thực tập</w:t>
            </w:r>
          </w:p>
          <w:p w:rsidR="00000000" w:rsidDel="00000000" w:rsidP="00000000" w:rsidRDefault="00000000" w:rsidRPr="00000000" w14:paraId="000001D9">
            <w:pPr>
              <w:widowControl w:val="0"/>
              <w:numPr>
                <w:ilvl w:val="0"/>
                <w:numId w:val="113"/>
              </w:numPr>
              <w:spacing w:line="240" w:lineRule="auto"/>
              <w:ind w:left="1440" w:hanging="360"/>
            </w:pPr>
            <w:r w:rsidDel="00000000" w:rsidR="00000000" w:rsidRPr="00000000">
              <w:rPr>
                <w:rtl w:val="0"/>
              </w:rPr>
              <w:t xml:space="preserve">Nếu trạng thái thực tập là “Đang thực tập” thì hiển thị thêm thông tin: Tên doanh nghiệp-MST-Địa chỉ trụ sở chính.</w:t>
            </w:r>
          </w:p>
          <w:p w:rsidR="00000000" w:rsidDel="00000000" w:rsidP="00000000" w:rsidRDefault="00000000" w:rsidRPr="00000000" w14:paraId="000001DA">
            <w:pPr>
              <w:widowControl w:val="0"/>
              <w:numPr>
                <w:ilvl w:val="0"/>
                <w:numId w:val="113"/>
              </w:numPr>
              <w:spacing w:line="240" w:lineRule="auto"/>
              <w:ind w:left="1440" w:hanging="360"/>
            </w:pPr>
            <w:r w:rsidDel="00000000" w:rsidR="00000000" w:rsidRPr="00000000">
              <w:rPr>
                <w:rtl w:val="0"/>
              </w:rPr>
              <w:t xml:space="preserve">Nếu trạng thái là “Đã nộp BCTT” thì đính kèm file BCTT của SV</w:t>
            </w:r>
          </w:p>
          <w:p w:rsidR="00000000" w:rsidDel="00000000" w:rsidP="00000000" w:rsidRDefault="00000000" w:rsidRPr="00000000" w14:paraId="000001DB">
            <w:pPr>
              <w:widowControl w:val="0"/>
              <w:numPr>
                <w:ilvl w:val="0"/>
                <w:numId w:val="113"/>
              </w:numPr>
              <w:spacing w:line="240" w:lineRule="auto"/>
              <w:ind w:left="1440" w:hanging="360"/>
            </w:pPr>
            <w:r w:rsidDel="00000000" w:rsidR="00000000" w:rsidRPr="00000000">
              <w:rPr>
                <w:rtl w:val="0"/>
              </w:rPr>
              <w:t xml:space="preserve">Nếu trạng thái là “Hoàn thành thực tập” thì đính kèm file BCTT+</w:t>
            </w:r>
            <w:ins w:author="Mai Linh Đỗ" w:id="19" w:date="2026-03-26T07:56:10Z">
              <w:r w:rsidDel="00000000" w:rsidR="00000000" w:rsidRPr="00000000">
                <w:rPr>
                  <w:rtl w:val="0"/>
                </w:rPr>
                <w:t xml:space="preserve">ĐQT,KTHP,đánh giá(nếu có)</w:t>
              </w:r>
            </w:ins>
            <w:r w:rsidDel="00000000" w:rsidR="00000000" w:rsidRPr="00000000">
              <w:rPr>
                <w:rtl w:val="0"/>
              </w:rPr>
            </w:r>
          </w:p>
        </w:tc>
      </w:tr>
      <w:tr>
        <w:trPr>
          <w:cantSplit w:val="0"/>
          <w:tblHeader w:val="0"/>
        </w:trPr>
        <w:tc>
          <w:tcPr/>
          <w:p w:rsidR="00000000" w:rsidDel="00000000" w:rsidP="00000000" w:rsidRDefault="00000000" w:rsidRPr="00000000" w14:paraId="000001DC">
            <w:pPr>
              <w:widowControl w:val="0"/>
              <w:spacing w:line="240" w:lineRule="auto"/>
              <w:rPr/>
            </w:pPr>
            <w:r w:rsidDel="00000000" w:rsidR="00000000" w:rsidRPr="00000000">
              <w:rPr>
                <w:rtl w:val="0"/>
              </w:rPr>
              <w:t xml:space="preserve">Popup[Cập nhật trạng thái thực tập cho SV] </w:t>
            </w:r>
          </w:p>
        </w:tc>
        <w:tc>
          <w:tcPr/>
          <w:p w:rsidR="00000000" w:rsidDel="00000000" w:rsidP="00000000" w:rsidRDefault="00000000" w:rsidRPr="00000000" w14:paraId="000001DD">
            <w:pPr>
              <w:widowControl w:val="0"/>
              <w:numPr>
                <w:ilvl w:val="0"/>
                <w:numId w:val="48"/>
              </w:numPr>
              <w:spacing w:line="240" w:lineRule="auto"/>
              <w:ind w:left="720" w:hanging="360"/>
            </w:pPr>
            <w:r w:rsidDel="00000000" w:rsidR="00000000" w:rsidRPr="00000000">
              <w:rPr>
                <w:rtl w:val="0"/>
              </w:rPr>
              <w:t xml:space="preserve">Hiển thị thông tin: MSV, Họ tên, Lớp, Khoa, Khóa, Bậc.</w:t>
            </w:r>
          </w:p>
          <w:p w:rsidR="00000000" w:rsidDel="00000000" w:rsidP="00000000" w:rsidRDefault="00000000" w:rsidRPr="00000000" w14:paraId="000001DE">
            <w:pPr>
              <w:widowControl w:val="0"/>
              <w:numPr>
                <w:ilvl w:val="0"/>
                <w:numId w:val="48"/>
              </w:numPr>
              <w:spacing w:line="240" w:lineRule="auto"/>
              <w:ind w:left="720" w:hanging="360"/>
            </w:pPr>
            <w:r w:rsidDel="00000000" w:rsidR="00000000" w:rsidRPr="00000000">
              <w:rPr>
                <w:rtl w:val="0"/>
              </w:rPr>
              <w:t xml:space="preserve">Chỉ được cập nhật trạng thái “Thực tập tự túc” đv SV đang ở trạng thái “Chưa thực tập”</w:t>
            </w:r>
            <w:ins w:author="Mai Linh Đỗ" w:id="20" w:date="2026-03-26T08:11:48Z">
              <w:r w:rsidDel="00000000" w:rsidR="00000000" w:rsidRPr="00000000">
                <w:rPr>
                  <w:rtl w:val="0"/>
                </w:rPr>
                <w:t xml:space="preserve">: gửi mail về thông báo cho SV trạng thái thực tập</w:t>
              </w:r>
            </w:ins>
            <w:r w:rsidDel="00000000" w:rsidR="00000000" w:rsidRPr="00000000">
              <w:rPr>
                <w:rtl w:val="0"/>
              </w:rPr>
            </w:r>
          </w:p>
          <w:p w:rsidR="00000000" w:rsidDel="00000000" w:rsidP="00000000" w:rsidRDefault="00000000" w:rsidRPr="00000000" w14:paraId="000001DF">
            <w:pPr>
              <w:widowControl w:val="0"/>
              <w:numPr>
                <w:ilvl w:val="0"/>
                <w:numId w:val="48"/>
              </w:numPr>
              <w:spacing w:line="240" w:lineRule="auto"/>
              <w:ind w:left="720" w:hanging="360"/>
            </w:pPr>
            <w:r w:rsidDel="00000000" w:rsidR="00000000" w:rsidRPr="00000000">
              <w:rPr>
                <w:rtl w:val="0"/>
              </w:rPr>
              <w:t xml:space="preserve">Các trạng thái khác k có quyền cập nhật</w:t>
            </w:r>
          </w:p>
        </w:tc>
      </w:tr>
      <w:tr>
        <w:trPr>
          <w:cantSplit w:val="0"/>
          <w:tblHeader w:val="0"/>
        </w:trPr>
        <w:tc>
          <w:tcPr/>
          <w:p w:rsidR="00000000" w:rsidDel="00000000" w:rsidP="00000000" w:rsidRDefault="00000000" w:rsidRPr="00000000" w14:paraId="000001E0">
            <w:pPr>
              <w:widowControl w:val="0"/>
              <w:spacing w:line="240" w:lineRule="auto"/>
              <w:rPr/>
            </w:pPr>
            <w:r w:rsidDel="00000000" w:rsidR="00000000" w:rsidRPr="00000000">
              <w:rPr>
                <w:rtl w:val="0"/>
              </w:rPr>
              <w:t xml:space="preserve">Popup[Duyệt BCTT]</w:t>
            </w:r>
          </w:p>
        </w:tc>
        <w:tc>
          <w:tcPr/>
          <w:p w:rsidR="00000000" w:rsidDel="00000000" w:rsidP="00000000" w:rsidRDefault="00000000" w:rsidRPr="00000000" w14:paraId="000001E1">
            <w:pPr>
              <w:widowControl w:val="0"/>
              <w:numPr>
                <w:ilvl w:val="0"/>
                <w:numId w:val="27"/>
              </w:numPr>
              <w:spacing w:line="240" w:lineRule="auto"/>
              <w:ind w:left="720" w:hanging="360"/>
            </w:pPr>
            <w:r w:rsidDel="00000000" w:rsidR="00000000" w:rsidRPr="00000000">
              <w:rPr>
                <w:rtl w:val="0"/>
              </w:rPr>
              <w:t xml:space="preserve">Hiển thị thông tin: MSV, Họ tên, Lớp, Khoa, Khóa, Bậc, file BCTT.</w:t>
            </w:r>
          </w:p>
          <w:p w:rsidR="00000000" w:rsidDel="00000000" w:rsidP="00000000" w:rsidRDefault="00000000" w:rsidRPr="00000000" w14:paraId="000001E2">
            <w:pPr>
              <w:widowControl w:val="0"/>
              <w:numPr>
                <w:ilvl w:val="0"/>
                <w:numId w:val="27"/>
              </w:numPr>
              <w:spacing w:line="240" w:lineRule="auto"/>
              <w:ind w:left="720" w:hanging="360"/>
            </w:pPr>
            <w:r w:rsidDel="00000000" w:rsidR="00000000" w:rsidRPr="00000000">
              <w:rPr>
                <w:rtl w:val="0"/>
              </w:rPr>
              <w:t xml:space="preserve">Textbox[Đánh giá]: k bắt buộc, validate không cho phép nhập ký tự đặc biệt</w:t>
            </w:r>
          </w:p>
          <w:p w:rsidR="00000000" w:rsidDel="00000000" w:rsidP="00000000" w:rsidRDefault="00000000" w:rsidRPr="00000000" w14:paraId="000001E3">
            <w:pPr>
              <w:widowControl w:val="0"/>
              <w:numPr>
                <w:ilvl w:val="0"/>
                <w:numId w:val="27"/>
              </w:numPr>
              <w:spacing w:line="240" w:lineRule="auto"/>
              <w:ind w:left="720" w:hanging="360"/>
            </w:pPr>
            <w:r w:rsidDel="00000000" w:rsidR="00000000" w:rsidRPr="00000000">
              <w:rPr>
                <w:rtl w:val="0"/>
              </w:rPr>
              <w:t xml:space="preserve">Textbox[ĐQT, KTHP]: chỉ cho phép nhập ký tự số và dấu “.” , giá trị điểm số có giá trị trong khoảng từ 1-10 </w:t>
            </w:r>
          </w:p>
          <w:p w:rsidR="00000000" w:rsidDel="00000000" w:rsidP="00000000" w:rsidRDefault="00000000" w:rsidRPr="00000000" w14:paraId="000001E4">
            <w:pPr>
              <w:widowControl w:val="0"/>
              <w:numPr>
                <w:ilvl w:val="0"/>
                <w:numId w:val="27"/>
              </w:numPr>
              <w:spacing w:line="240" w:lineRule="auto"/>
              <w:ind w:left="720" w:hanging="360"/>
            </w:pPr>
            <w:r w:rsidDel="00000000" w:rsidR="00000000" w:rsidRPr="00000000">
              <w:rPr>
                <w:rtl w:val="0"/>
              </w:rPr>
              <w:t xml:space="preserve">Button[Duyệt], Button[Từ chối]</w:t>
            </w:r>
          </w:p>
          <w:p w:rsidR="00000000" w:rsidDel="00000000" w:rsidP="00000000" w:rsidRDefault="00000000" w:rsidRPr="00000000" w14:paraId="000001E5">
            <w:pPr>
              <w:widowControl w:val="0"/>
              <w:numPr>
                <w:ilvl w:val="0"/>
                <w:numId w:val="27"/>
              </w:numPr>
              <w:spacing w:line="240" w:lineRule="auto"/>
              <w:ind w:left="720" w:hanging="360"/>
            </w:pPr>
            <w:r w:rsidDel="00000000" w:rsidR="00000000" w:rsidRPr="00000000">
              <w:rPr>
                <w:rtl w:val="0"/>
              </w:rPr>
              <w:t xml:space="preserve">Textbox[Lý do từ chối]: bắt buộc nhập nếu GV nhấn từ chối</w:t>
            </w:r>
          </w:p>
          <w:p w:rsidR="00000000" w:rsidDel="00000000" w:rsidP="00000000" w:rsidRDefault="00000000" w:rsidRPr="00000000" w14:paraId="000001E6">
            <w:pPr>
              <w:widowControl w:val="0"/>
              <w:numPr>
                <w:ilvl w:val="0"/>
                <w:numId w:val="27"/>
              </w:numPr>
              <w:spacing w:line="240" w:lineRule="auto"/>
              <w:ind w:left="720" w:hanging="360"/>
            </w:pPr>
            <w:r w:rsidDel="00000000" w:rsidR="00000000" w:rsidRPr="00000000">
              <w:rPr>
                <w:rtl w:val="0"/>
              </w:rPr>
              <w:t xml:space="preserve">Nếu nhấn từ chối trạng thái thực tập là “Từ chối duyệt BCTT”</w:t>
            </w:r>
            <w:ins w:author="Mai Linh Đỗ" w:id="21" w:date="2026-03-26T07:57:20Z">
              <w:r w:rsidDel="00000000" w:rsidR="00000000" w:rsidRPr="00000000">
                <w:rPr>
                  <w:rtl w:val="0"/>
                </w:rPr>
                <w:t xml:space="preserve">, gửi mail thông báo đến SV</w:t>
              </w:r>
            </w:ins>
            <w:r w:rsidDel="00000000" w:rsidR="00000000" w:rsidRPr="00000000">
              <w:rPr>
                <w:rtl w:val="0"/>
              </w:rPr>
            </w:r>
          </w:p>
          <w:p w:rsidR="00000000" w:rsidDel="00000000" w:rsidP="00000000" w:rsidRDefault="00000000" w:rsidRPr="00000000" w14:paraId="000001E7">
            <w:pPr>
              <w:widowControl w:val="0"/>
              <w:numPr>
                <w:ilvl w:val="0"/>
                <w:numId w:val="27"/>
              </w:numPr>
              <w:spacing w:line="240" w:lineRule="auto"/>
              <w:ind w:left="720" w:hanging="360"/>
            </w:pPr>
            <w:r w:rsidDel="00000000" w:rsidR="00000000" w:rsidRPr="00000000">
              <w:rPr>
                <w:rtl w:val="0"/>
              </w:rPr>
              <w:t xml:space="preserve">Nếu nhấn “Duyệt”, bắt buộc nhập điểm số, hệ thống tự động cập nhật trạng thái thực tập của SV là “Đã hoàn thành BCTT”</w:t>
            </w:r>
            <w:ins w:author="Mai Linh Đỗ" w:id="22" w:date="2026-03-26T08:01:41Z">
              <w:r w:rsidDel="00000000" w:rsidR="00000000" w:rsidRPr="00000000">
                <w:rPr>
                  <w:rtl w:val="0"/>
                </w:rPr>
                <w:t xml:space="preserve">, gửi mail thông báo cho SV BCTT đã được GV duyệt, chấm điểm, đánh giá và gửi về khoa</w:t>
              </w:r>
            </w:ins>
            <w:r w:rsidDel="00000000" w:rsidR="00000000" w:rsidRPr="00000000">
              <w:rPr>
                <w:rtl w:val="0"/>
              </w:rPr>
            </w:r>
          </w:p>
        </w:tc>
      </w:tr>
    </w:tbl>
    <w:p w:rsidR="00000000" w:rsidDel="00000000" w:rsidP="00000000" w:rsidRDefault="00000000" w:rsidRPr="00000000" w14:paraId="000001E8">
      <w:pPr>
        <w:widowControl w:val="0"/>
        <w:numPr>
          <w:ilvl w:val="0"/>
          <w:numId w:val="87"/>
        </w:numPr>
        <w:spacing w:line="240" w:lineRule="auto"/>
        <w:ind w:left="1440" w:hanging="360"/>
      </w:pPr>
      <w:r w:rsidDel="00000000" w:rsidR="00000000" w:rsidRPr="00000000">
        <w:rPr>
          <w:rtl w:val="0"/>
        </w:rPr>
      </w:r>
    </w:p>
    <w:p w:rsidR="00000000" w:rsidDel="00000000" w:rsidP="00000000" w:rsidRDefault="00000000" w:rsidRPr="00000000" w14:paraId="000001E9">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1EA">
      <w:pPr>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606pdr5dy2v"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Role Admin</w:t>
      </w:r>
      <w:r w:rsidDel="00000000" w:rsidR="00000000" w:rsidRPr="00000000">
        <w:rPr>
          <w:rtl w:val="0"/>
        </w:rPr>
      </w:r>
    </w:p>
    <w:p w:rsidR="00000000" w:rsidDel="00000000" w:rsidP="00000000" w:rsidRDefault="00000000" w:rsidRPr="00000000" w14:paraId="000001EC">
      <w:pPr>
        <w:numPr>
          <w:ilvl w:val="0"/>
          <w:numId w:val="94"/>
        </w:numPr>
        <w:ind w:left="720" w:hanging="360"/>
        <w:rPr>
          <w:highlight w:val="yellow"/>
        </w:rPr>
      </w:pPr>
      <w:r w:rsidDel="00000000" w:rsidR="00000000" w:rsidRPr="00000000">
        <w:rPr>
          <w:highlight w:val="yellow"/>
          <w:rtl w:val="0"/>
        </w:rPr>
        <w:t xml:space="preserve">Dashboard:</w:t>
      </w:r>
    </w:p>
    <w:p w:rsidR="00000000" w:rsidDel="00000000" w:rsidP="00000000" w:rsidRDefault="00000000" w:rsidRPr="00000000" w14:paraId="000001ED">
      <w:pPr>
        <w:numPr>
          <w:ilvl w:val="0"/>
          <w:numId w:val="111"/>
        </w:numPr>
        <w:ind w:left="1440" w:hanging="360"/>
      </w:pPr>
      <w:r w:rsidDel="00000000" w:rsidR="00000000" w:rsidRPr="00000000">
        <w:rPr>
          <w:rtl w:val="0"/>
        </w:rPr>
        <w:t xml:space="preserve">Bộ lọc: theo khoa, đợt thực tập</w:t>
      </w:r>
    </w:p>
    <w:p w:rsidR="00000000" w:rsidDel="00000000" w:rsidP="00000000" w:rsidRDefault="00000000" w:rsidRPr="00000000" w14:paraId="000001EE">
      <w:pPr>
        <w:numPr>
          <w:ilvl w:val="0"/>
          <w:numId w:val="111"/>
        </w:numPr>
        <w:ind w:left="1440" w:hanging="360"/>
      </w:pPr>
      <w:r w:rsidDel="00000000" w:rsidR="00000000" w:rsidRPr="00000000">
        <w:rPr>
          <w:rtl w:val="0"/>
        </w:rPr>
        <w:t xml:space="preserve">Biểu đồ tròn: số lượng SV của các trạng thái(chờ xem xét, SV chấp nhận thực tập, SV từ chối, DN từ chối)</w:t>
      </w:r>
    </w:p>
    <w:p w:rsidR="00000000" w:rsidDel="00000000" w:rsidP="00000000" w:rsidRDefault="00000000" w:rsidRPr="00000000" w14:paraId="000001EF">
      <w:pPr>
        <w:numPr>
          <w:ilvl w:val="0"/>
          <w:numId w:val="111"/>
        </w:numPr>
        <w:ind w:left="1440" w:hanging="360"/>
      </w:pPr>
      <w:r w:rsidDel="00000000" w:rsidR="00000000" w:rsidRPr="00000000">
        <w:rPr>
          <w:rtl w:val="0"/>
        </w:rPr>
        <w:t xml:space="preserve">Biểu đồ tròn số lượng tin tuyển dụng ở các trạng thái: chờ duyệt, từ chối, đang hoạt động, dừng hoạt động</w:t>
      </w:r>
    </w:p>
    <w:p w:rsidR="00000000" w:rsidDel="00000000" w:rsidP="00000000" w:rsidRDefault="00000000" w:rsidRPr="00000000" w14:paraId="000001F0">
      <w:pPr>
        <w:numPr>
          <w:ilvl w:val="0"/>
          <w:numId w:val="111"/>
        </w:numPr>
        <w:ind w:left="1440" w:hanging="360"/>
      </w:pPr>
      <w:r w:rsidDel="00000000" w:rsidR="00000000" w:rsidRPr="00000000">
        <w:rPr>
          <w:rtl w:val="0"/>
        </w:rPr>
        <w:t xml:space="preserve">Biểu đồ cột: số lượng doanh nghiệp liên kết theo ngành/khoa.</w:t>
      </w:r>
    </w:p>
    <w:p w:rsidR="00000000" w:rsidDel="00000000" w:rsidP="00000000" w:rsidRDefault="00000000" w:rsidRPr="00000000" w14:paraId="000001F1">
      <w:pPr>
        <w:numPr>
          <w:ilvl w:val="0"/>
          <w:numId w:val="111"/>
        </w:numPr>
        <w:ind w:left="1440" w:hanging="360"/>
      </w:pPr>
      <w:r w:rsidDel="00000000" w:rsidR="00000000" w:rsidRPr="00000000">
        <w:rPr>
          <w:rtl w:val="0"/>
        </w:rPr>
        <w:t xml:space="preserve">Biểu đồ cột (Tiến độ thực tập): Số lượng sinh viên ở các trạng thái thực tập</w:t>
      </w:r>
    </w:p>
    <w:p w:rsidR="00000000" w:rsidDel="00000000" w:rsidP="00000000" w:rsidRDefault="00000000" w:rsidRPr="00000000" w14:paraId="000001F2">
      <w:pPr>
        <w:numPr>
          <w:ilvl w:val="0"/>
          <w:numId w:val="111"/>
        </w:numPr>
        <w:ind w:left="1440" w:hanging="360"/>
      </w:pPr>
      <w:r w:rsidDel="00000000" w:rsidR="00000000" w:rsidRPr="00000000">
        <w:rPr>
          <w:rtl w:val="0"/>
        </w:rPr>
        <w:t xml:space="preserve">Biểu đồ đường thống kê tổng số bài đăng tuyển dụng của từng doanh nghiệp</w:t>
      </w:r>
    </w:p>
    <w:p w:rsidR="00000000" w:rsidDel="00000000" w:rsidP="00000000" w:rsidRDefault="00000000" w:rsidRPr="00000000" w14:paraId="000001F3">
      <w:pPr>
        <w:numPr>
          <w:ilvl w:val="0"/>
          <w:numId w:val="111"/>
        </w:numPr>
        <w:ind w:left="1440" w:hanging="360"/>
      </w:pPr>
      <w:r w:rsidDel="00000000" w:rsidR="00000000" w:rsidRPr="00000000">
        <w:rPr>
          <w:rtl w:val="0"/>
        </w:rPr>
        <w:t xml:space="preserve">Top 5 khoa/ngành có số lượng ứng tuyển/trúng tuyển lớn nhất</w:t>
      </w:r>
    </w:p>
    <w:p w:rsidR="00000000" w:rsidDel="00000000" w:rsidP="00000000" w:rsidRDefault="00000000" w:rsidRPr="00000000" w14:paraId="000001F4">
      <w:pPr>
        <w:numPr>
          <w:ilvl w:val="0"/>
          <w:numId w:val="111"/>
        </w:numPr>
        <w:ind w:left="1440" w:hanging="360"/>
      </w:pPr>
      <w:r w:rsidDel="00000000" w:rsidR="00000000" w:rsidRPr="00000000">
        <w:rPr>
          <w:rtl w:val="0"/>
        </w:rPr>
        <w:t xml:space="preserve">Top 5 khoa/ngành có số lượng ứng tuyển/trúng tuyển thấp nhất</w:t>
      </w:r>
    </w:p>
    <w:p w:rsidR="00000000" w:rsidDel="00000000" w:rsidP="00000000" w:rsidRDefault="00000000" w:rsidRPr="00000000" w14:paraId="000001F5">
      <w:pPr>
        <w:numPr>
          <w:ilvl w:val="0"/>
          <w:numId w:val="94"/>
        </w:numPr>
        <w:ind w:left="720" w:hanging="360"/>
        <w:rPr>
          <w:highlight w:val="yellow"/>
        </w:rPr>
      </w:pPr>
      <w:r w:rsidDel="00000000" w:rsidR="00000000" w:rsidRPr="00000000">
        <w:rPr>
          <w:highlight w:val="yellow"/>
          <w:rtl w:val="0"/>
        </w:rPr>
        <w:t xml:space="preserve">Quản lý tài khoản:</w:t>
      </w:r>
    </w:p>
    <w:p w:rsidR="00000000" w:rsidDel="00000000" w:rsidP="00000000" w:rsidRDefault="00000000" w:rsidRPr="00000000" w14:paraId="000001F6">
      <w:pPr>
        <w:numPr>
          <w:ilvl w:val="0"/>
          <w:numId w:val="92"/>
        </w:numPr>
        <w:ind w:left="1440" w:hanging="360"/>
        <w:rPr>
          <w:highlight w:val="yellow"/>
        </w:rPr>
      </w:pPr>
      <w:r w:rsidDel="00000000" w:rsidR="00000000" w:rsidRPr="00000000">
        <w:rPr>
          <w:highlight w:val="yellow"/>
          <w:rtl w:val="0"/>
        </w:rPr>
        <w:t xml:space="preserve">1 card thống kê số lượng tài khoản đang hoạt động và 1 card thống kê tài khoản dừng hoạt động của đợt thực tập mới nhất</w:t>
      </w:r>
    </w:p>
    <w:p w:rsidR="00000000" w:rsidDel="00000000" w:rsidP="00000000" w:rsidRDefault="00000000" w:rsidRPr="00000000" w14:paraId="000001F7">
      <w:pPr>
        <w:numPr>
          <w:ilvl w:val="0"/>
          <w:numId w:val="49"/>
        </w:numPr>
        <w:ind w:left="1440" w:hanging="360"/>
      </w:pPr>
      <w:r w:rsidDel="00000000" w:rsidR="00000000" w:rsidRPr="00000000">
        <w:rPr>
          <w:rtl w:val="0"/>
        </w:rPr>
        <w:t xml:space="preserve">Quản lý thuộc các phân quy tất cả các tài khoảnền: SV, DN, GVHD</w:t>
      </w:r>
    </w:p>
    <w:p w:rsidR="00000000" w:rsidDel="00000000" w:rsidP="00000000" w:rsidRDefault="00000000" w:rsidRPr="00000000" w14:paraId="000001F8">
      <w:pPr>
        <w:numPr>
          <w:ilvl w:val="0"/>
          <w:numId w:val="49"/>
        </w:numPr>
        <w:ind w:left="1440" w:hanging="360"/>
      </w:pPr>
      <w:r w:rsidDel="00000000" w:rsidR="00000000" w:rsidRPr="00000000">
        <w:rPr>
          <w:rtl w:val="0"/>
        </w:rPr>
        <w:t xml:space="preserve">Hiển thị bảng danh sách tài khoản có các cột sau: STT, Họ tên, Email, SĐT, Phân quyền, trạng thái,(mỗi tài khoản có các thao tác: xem, xóa, sửa trạng thái hoạt động) </w:t>
      </w:r>
    </w:p>
    <w:p w:rsidR="00000000" w:rsidDel="00000000" w:rsidP="00000000" w:rsidRDefault="00000000" w:rsidRPr="00000000" w14:paraId="000001F9">
      <w:pPr>
        <w:numPr>
          <w:ilvl w:val="0"/>
          <w:numId w:val="49"/>
        </w:numPr>
        <w:ind w:left="1440" w:hanging="360"/>
      </w:pPr>
      <w:r w:rsidDel="00000000" w:rsidR="00000000" w:rsidRPr="00000000">
        <w:rPr>
          <w:rtl w:val="0"/>
        </w:rPr>
        <w:t xml:space="preserve">Cho phép xem thông tin tài khoản, xóa(nếu chưa có dữ liệu liên kết) và cập nhật trạng thái(đang hoạt động, dừng hoạt động)</w:t>
      </w:r>
    </w:p>
    <w:p w:rsidR="00000000" w:rsidDel="00000000" w:rsidP="00000000" w:rsidRDefault="00000000" w:rsidRPr="00000000" w14:paraId="000001FA">
      <w:pPr>
        <w:ind w:left="1440" w:firstLine="0"/>
        <w:rPr/>
      </w:pPr>
      <w:r w:rsidDel="00000000" w:rsidR="00000000" w:rsidRPr="00000000">
        <w:rPr>
          <w:rtl w:val="0"/>
        </w:rPr>
      </w:r>
    </w:p>
    <w:tbl>
      <w:tblPr>
        <w:tblStyle w:val="Table12"/>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p w:rsidR="00000000" w:rsidDel="00000000" w:rsidP="00000000" w:rsidRDefault="00000000" w:rsidRPr="00000000" w14:paraId="000001FB">
            <w:pPr>
              <w:widowControl w:val="0"/>
              <w:spacing w:line="240" w:lineRule="auto"/>
              <w:rPr>
                <w:b w:val="1"/>
                <w:bCs w:val="1"/>
              </w:rPr>
            </w:pPr>
            <w:r w:rsidDel="00000000" w:rsidR="00000000" w:rsidRPr="00000000">
              <w:rPr>
                <w:b w:val="1"/>
                <w:bCs w:val="1"/>
                <w:rtl w:val="0"/>
              </w:rPr>
              <w:t xml:space="preserve">Popup [Xem thông tin tài khoản sinh viên]</w:t>
            </w:r>
          </w:p>
        </w:tc>
        <w:tc>
          <w:tcPr/>
          <w:p w:rsidR="00000000" w:rsidDel="00000000" w:rsidP="00000000" w:rsidRDefault="00000000" w:rsidRPr="00000000" w14:paraId="000001FC">
            <w:pPr>
              <w:widowControl w:val="0"/>
              <w:spacing w:line="240" w:lineRule="auto"/>
              <w:rPr>
                <w:b w:val="1"/>
                <w:bCs w:val="1"/>
              </w:rPr>
            </w:pPr>
            <w:r w:rsidDel="00000000" w:rsidR="00000000" w:rsidRPr="00000000">
              <w:rPr>
                <w:b w:val="1"/>
                <w:bCs w:val="1"/>
                <w:rtl w:val="0"/>
              </w:rPr>
              <w:t xml:space="preserve">Popup[Xóa tài khoản]</w:t>
            </w:r>
          </w:p>
        </w:tc>
      </w:tr>
      <w:tr>
        <w:trPr>
          <w:cantSplit w:val="0"/>
          <w:tblHeader w:val="0"/>
        </w:trPr>
        <w:tc>
          <w:tcPr/>
          <w:p w:rsidR="00000000" w:rsidDel="00000000" w:rsidP="00000000" w:rsidRDefault="00000000" w:rsidRPr="00000000" w14:paraId="000001FD">
            <w:pPr>
              <w:widowControl w:val="0"/>
              <w:numPr>
                <w:ilvl w:val="0"/>
                <w:numId w:val="84"/>
              </w:numPr>
              <w:spacing w:line="240" w:lineRule="auto"/>
              <w:ind w:left="720" w:hanging="360"/>
            </w:pPr>
            <w:r w:rsidDel="00000000" w:rsidR="00000000" w:rsidRPr="00000000">
              <w:rPr>
                <w:rtl w:val="0"/>
              </w:rPr>
              <w:t xml:space="preserve">Mã sinh viên</w:t>
            </w:r>
          </w:p>
          <w:p w:rsidR="00000000" w:rsidDel="00000000" w:rsidP="00000000" w:rsidRDefault="00000000" w:rsidRPr="00000000" w14:paraId="000001FE">
            <w:pPr>
              <w:widowControl w:val="0"/>
              <w:numPr>
                <w:ilvl w:val="0"/>
                <w:numId w:val="84"/>
              </w:numPr>
              <w:spacing w:line="240" w:lineRule="auto"/>
              <w:ind w:left="720" w:hanging="360"/>
            </w:pPr>
            <w:r w:rsidDel="00000000" w:rsidR="00000000" w:rsidRPr="00000000">
              <w:rPr>
                <w:rtl w:val="0"/>
              </w:rPr>
              <w:t xml:space="preserve">Họ tên</w:t>
            </w:r>
          </w:p>
          <w:p w:rsidR="00000000" w:rsidDel="00000000" w:rsidP="00000000" w:rsidRDefault="00000000" w:rsidRPr="00000000" w14:paraId="000001FF">
            <w:pPr>
              <w:widowControl w:val="0"/>
              <w:numPr>
                <w:ilvl w:val="0"/>
                <w:numId w:val="84"/>
              </w:numPr>
              <w:spacing w:line="240" w:lineRule="auto"/>
              <w:ind w:left="720" w:hanging="360"/>
            </w:pPr>
            <w:r w:rsidDel="00000000" w:rsidR="00000000" w:rsidRPr="00000000">
              <w:rPr>
                <w:rtl w:val="0"/>
              </w:rPr>
              <w:t xml:space="preserve">Số điện thoại</w:t>
            </w:r>
          </w:p>
          <w:p w:rsidR="00000000" w:rsidDel="00000000" w:rsidP="00000000" w:rsidRDefault="00000000" w:rsidRPr="00000000" w14:paraId="00000200">
            <w:pPr>
              <w:widowControl w:val="0"/>
              <w:numPr>
                <w:ilvl w:val="0"/>
                <w:numId w:val="84"/>
              </w:numPr>
              <w:spacing w:line="240" w:lineRule="auto"/>
              <w:ind w:left="720" w:hanging="360"/>
            </w:pPr>
            <w:r w:rsidDel="00000000" w:rsidR="00000000" w:rsidRPr="00000000">
              <w:rPr>
                <w:rtl w:val="0"/>
              </w:rPr>
              <w:t xml:space="preserve">Email</w:t>
            </w:r>
          </w:p>
          <w:p w:rsidR="00000000" w:rsidDel="00000000" w:rsidP="00000000" w:rsidRDefault="00000000" w:rsidRPr="00000000" w14:paraId="00000201">
            <w:pPr>
              <w:widowControl w:val="0"/>
              <w:numPr>
                <w:ilvl w:val="0"/>
                <w:numId w:val="84"/>
              </w:numPr>
              <w:spacing w:line="240" w:lineRule="auto"/>
              <w:ind w:left="720" w:hanging="360"/>
            </w:pPr>
            <w:r w:rsidDel="00000000" w:rsidR="00000000" w:rsidRPr="00000000">
              <w:rPr>
                <w:rtl w:val="0"/>
              </w:rPr>
              <w:t xml:space="preserve">Ngày sinh</w:t>
            </w:r>
          </w:p>
          <w:p w:rsidR="00000000" w:rsidDel="00000000" w:rsidP="00000000" w:rsidRDefault="00000000" w:rsidRPr="00000000" w14:paraId="00000202">
            <w:pPr>
              <w:widowControl w:val="0"/>
              <w:numPr>
                <w:ilvl w:val="0"/>
                <w:numId w:val="84"/>
              </w:numPr>
              <w:spacing w:line="240" w:lineRule="auto"/>
              <w:ind w:left="720" w:hanging="360"/>
            </w:pPr>
            <w:r w:rsidDel="00000000" w:rsidR="00000000" w:rsidRPr="00000000">
              <w:rPr>
                <w:rtl w:val="0"/>
              </w:rPr>
              <w:t xml:space="preserve">Giới tính</w:t>
            </w:r>
          </w:p>
          <w:p w:rsidR="00000000" w:rsidDel="00000000" w:rsidP="00000000" w:rsidRDefault="00000000" w:rsidRPr="00000000" w14:paraId="00000203">
            <w:pPr>
              <w:widowControl w:val="0"/>
              <w:numPr>
                <w:ilvl w:val="0"/>
                <w:numId w:val="84"/>
              </w:numPr>
              <w:spacing w:line="240" w:lineRule="auto"/>
              <w:ind w:left="720" w:hanging="360"/>
            </w:pPr>
            <w:r w:rsidDel="00000000" w:rsidR="00000000" w:rsidRPr="00000000">
              <w:rPr>
                <w:rtl w:val="0"/>
              </w:rPr>
              <w:t xml:space="preserve">Địa chỉ thường trú</w:t>
            </w:r>
          </w:p>
          <w:p w:rsidR="00000000" w:rsidDel="00000000" w:rsidP="00000000" w:rsidRDefault="00000000" w:rsidRPr="00000000" w14:paraId="00000204">
            <w:pPr>
              <w:widowControl w:val="0"/>
              <w:numPr>
                <w:ilvl w:val="0"/>
                <w:numId w:val="84"/>
              </w:numPr>
              <w:spacing w:line="240" w:lineRule="auto"/>
              <w:ind w:left="720" w:hanging="360"/>
            </w:pPr>
            <w:r w:rsidDel="00000000" w:rsidR="00000000" w:rsidRPr="00000000">
              <w:rPr>
                <w:rtl w:val="0"/>
              </w:rPr>
              <w:t xml:space="preserve">Lớp</w:t>
            </w:r>
          </w:p>
          <w:p w:rsidR="00000000" w:rsidDel="00000000" w:rsidP="00000000" w:rsidRDefault="00000000" w:rsidRPr="00000000" w14:paraId="00000205">
            <w:pPr>
              <w:widowControl w:val="0"/>
              <w:numPr>
                <w:ilvl w:val="0"/>
                <w:numId w:val="84"/>
              </w:numPr>
              <w:spacing w:line="240" w:lineRule="auto"/>
              <w:ind w:left="720" w:hanging="360"/>
            </w:pPr>
            <w:r w:rsidDel="00000000" w:rsidR="00000000" w:rsidRPr="00000000">
              <w:rPr>
                <w:rtl w:val="0"/>
              </w:rPr>
              <w:t xml:space="preserve">Khoa</w:t>
            </w:r>
          </w:p>
          <w:p w:rsidR="00000000" w:rsidDel="00000000" w:rsidP="00000000" w:rsidRDefault="00000000" w:rsidRPr="00000000" w14:paraId="00000206">
            <w:pPr>
              <w:widowControl w:val="0"/>
              <w:numPr>
                <w:ilvl w:val="0"/>
                <w:numId w:val="84"/>
              </w:numPr>
              <w:spacing w:line="240" w:lineRule="auto"/>
              <w:ind w:left="720" w:hanging="360"/>
            </w:pPr>
            <w:r w:rsidDel="00000000" w:rsidR="00000000" w:rsidRPr="00000000">
              <w:rPr>
                <w:rtl w:val="0"/>
              </w:rPr>
              <w:t xml:space="preserve">Khóa</w:t>
            </w:r>
          </w:p>
          <w:p w:rsidR="00000000" w:rsidDel="00000000" w:rsidP="00000000" w:rsidRDefault="00000000" w:rsidRPr="00000000" w14:paraId="00000207">
            <w:pPr>
              <w:widowControl w:val="0"/>
              <w:numPr>
                <w:ilvl w:val="0"/>
                <w:numId w:val="84"/>
              </w:numPr>
              <w:spacing w:line="240" w:lineRule="auto"/>
              <w:ind w:left="720" w:hanging="360"/>
            </w:pPr>
            <w:r w:rsidDel="00000000" w:rsidR="00000000" w:rsidRPr="00000000">
              <w:rPr>
                <w:rtl w:val="0"/>
              </w:rPr>
              <w:t xml:space="preserve">Bậc: Cử nhân/Kỹ sư</w:t>
            </w:r>
          </w:p>
          <w:p w:rsidR="00000000" w:rsidDel="00000000" w:rsidP="00000000" w:rsidRDefault="00000000" w:rsidRPr="00000000" w14:paraId="00000208">
            <w:pPr>
              <w:widowControl w:val="0"/>
              <w:numPr>
                <w:ilvl w:val="0"/>
                <w:numId w:val="84"/>
              </w:numPr>
              <w:spacing w:line="240" w:lineRule="auto"/>
              <w:ind w:left="720" w:hanging="360"/>
            </w:pPr>
            <w:r w:rsidDel="00000000" w:rsidR="00000000" w:rsidRPr="00000000">
              <w:rPr>
                <w:rtl w:val="0"/>
              </w:rPr>
              <w:t xml:space="preserve">Trạng thái: đang hoạt động, dừng hoạt động</w:t>
            </w:r>
          </w:p>
        </w:tc>
        <w:tc>
          <w:tcPr/>
          <w:p w:rsidR="00000000" w:rsidDel="00000000" w:rsidP="00000000" w:rsidRDefault="00000000" w:rsidRPr="00000000" w14:paraId="00000209">
            <w:pPr>
              <w:widowControl w:val="0"/>
              <w:numPr>
                <w:ilvl w:val="0"/>
                <w:numId w:val="70"/>
              </w:numPr>
              <w:spacing w:line="240" w:lineRule="auto"/>
              <w:ind w:left="720" w:hanging="360"/>
            </w:pPr>
            <w:r w:rsidDel="00000000" w:rsidR="00000000" w:rsidRPr="00000000">
              <w:rPr>
                <w:rtl w:val="0"/>
              </w:rPr>
              <w:t xml:space="preserve">Nội dung: Bạn có chắc chắn muốn xóa tài khoản [Phân quyền] -  [Họ tên SV hoặc GVHD hoặc Tên doanh nghiệp]-[Email] không?</w:t>
            </w:r>
          </w:p>
          <w:p w:rsidR="00000000" w:rsidDel="00000000" w:rsidP="00000000" w:rsidRDefault="00000000" w:rsidRPr="00000000" w14:paraId="0000020A">
            <w:pPr>
              <w:widowControl w:val="0"/>
              <w:numPr>
                <w:ilvl w:val="0"/>
                <w:numId w:val="70"/>
              </w:numPr>
              <w:spacing w:line="240" w:lineRule="auto"/>
              <w:ind w:left="720" w:hanging="360"/>
            </w:pPr>
            <w:r w:rsidDel="00000000" w:rsidR="00000000" w:rsidRPr="00000000">
              <w:rPr>
                <w:rtl w:val="0"/>
              </w:rPr>
              <w:t xml:space="preserve">Khi xác nhận xóa, nếu tài khoản đã có dữ liệu liên kết hiển thị thông báo lỗi “Không thể xóa tài khoản đã có dữ liệu liên kết trong hệ thống.” Nếu tài khoản k có dữ liệu liên kết hiển thị thông báo “Xóa tài khoản thành công”</w:t>
            </w:r>
          </w:p>
        </w:tc>
      </w:tr>
      <w:tr>
        <w:trPr>
          <w:cantSplit w:val="0"/>
          <w:tblHeader w:val="0"/>
        </w:trPr>
        <w:tc>
          <w:tcPr/>
          <w:p w:rsidR="00000000" w:rsidDel="00000000" w:rsidP="00000000" w:rsidRDefault="00000000" w:rsidRPr="00000000" w14:paraId="0000020B">
            <w:pPr>
              <w:widowControl w:val="0"/>
              <w:spacing w:line="240" w:lineRule="auto"/>
              <w:rPr>
                <w:b w:val="1"/>
                <w:bCs w:val="1"/>
              </w:rPr>
            </w:pPr>
            <w:r w:rsidDel="00000000" w:rsidR="00000000" w:rsidRPr="00000000">
              <w:rPr>
                <w:b w:val="1"/>
                <w:bCs w:val="1"/>
                <w:rtl w:val="0"/>
              </w:rPr>
              <w:t xml:space="preserve">Popup[Xem thông tin tài khoản GVHD]</w:t>
            </w:r>
          </w:p>
        </w:tc>
        <w:tc>
          <w:tcPr/>
          <w:p w:rsidR="00000000" w:rsidDel="00000000" w:rsidP="00000000" w:rsidRDefault="00000000" w:rsidRPr="00000000" w14:paraId="0000020C">
            <w:pPr>
              <w:widowControl w:val="0"/>
              <w:spacing w:line="240" w:lineRule="auto"/>
              <w:rPr>
                <w:b w:val="1"/>
                <w:bCs w:val="1"/>
              </w:rPr>
            </w:pPr>
            <w:r w:rsidDel="00000000" w:rsidR="00000000" w:rsidRPr="00000000">
              <w:rPr>
                <w:b w:val="1"/>
                <w:bCs w:val="1"/>
                <w:rtl w:val="0"/>
              </w:rPr>
              <w:t xml:space="preserve">Popup[Cập nhật trạng thái]</w:t>
            </w:r>
          </w:p>
        </w:tc>
      </w:tr>
      <w:tr>
        <w:trPr>
          <w:cantSplit w:val="0"/>
          <w:tblHeader w:val="0"/>
        </w:trPr>
        <w:tc>
          <w:tcPr/>
          <w:p w:rsidR="00000000" w:rsidDel="00000000" w:rsidP="00000000" w:rsidRDefault="00000000" w:rsidRPr="00000000" w14:paraId="0000020D">
            <w:pPr>
              <w:widowControl w:val="0"/>
              <w:spacing w:line="240" w:lineRule="auto"/>
              <w:rPr/>
            </w:pPr>
            <w:r w:rsidDel="00000000" w:rsidR="00000000" w:rsidRPr="00000000">
              <w:rPr>
                <w:rtl w:val="0"/>
              </w:rPr>
            </w:r>
          </w:p>
          <w:p w:rsidR="00000000" w:rsidDel="00000000" w:rsidP="00000000" w:rsidRDefault="00000000" w:rsidRPr="00000000" w14:paraId="0000020E">
            <w:pPr>
              <w:widowControl w:val="0"/>
              <w:numPr>
                <w:ilvl w:val="0"/>
                <w:numId w:val="84"/>
              </w:numPr>
              <w:spacing w:line="240" w:lineRule="auto"/>
              <w:ind w:left="720" w:hanging="360"/>
            </w:pPr>
            <w:r w:rsidDel="00000000" w:rsidR="00000000" w:rsidRPr="00000000">
              <w:rPr>
                <w:rtl w:val="0"/>
              </w:rPr>
              <w:t xml:space="preserve">Họ tên</w:t>
            </w:r>
          </w:p>
          <w:p w:rsidR="00000000" w:rsidDel="00000000" w:rsidP="00000000" w:rsidRDefault="00000000" w:rsidRPr="00000000" w14:paraId="0000020F">
            <w:pPr>
              <w:widowControl w:val="0"/>
              <w:numPr>
                <w:ilvl w:val="0"/>
                <w:numId w:val="84"/>
              </w:numPr>
              <w:spacing w:line="240" w:lineRule="auto"/>
              <w:ind w:left="720" w:hanging="360"/>
            </w:pPr>
            <w:r w:rsidDel="00000000" w:rsidR="00000000" w:rsidRPr="00000000">
              <w:rPr>
                <w:rtl w:val="0"/>
              </w:rPr>
              <w:t xml:space="preserve">Số điện thoại</w:t>
            </w:r>
          </w:p>
          <w:p w:rsidR="00000000" w:rsidDel="00000000" w:rsidP="00000000" w:rsidRDefault="00000000" w:rsidRPr="00000000" w14:paraId="00000210">
            <w:pPr>
              <w:widowControl w:val="0"/>
              <w:numPr>
                <w:ilvl w:val="0"/>
                <w:numId w:val="84"/>
              </w:numPr>
              <w:spacing w:line="240" w:lineRule="auto"/>
              <w:ind w:left="720" w:hanging="360"/>
            </w:pPr>
            <w:r w:rsidDel="00000000" w:rsidR="00000000" w:rsidRPr="00000000">
              <w:rPr>
                <w:rtl w:val="0"/>
              </w:rPr>
              <w:t xml:space="preserve">Email</w:t>
            </w:r>
          </w:p>
          <w:p w:rsidR="00000000" w:rsidDel="00000000" w:rsidP="00000000" w:rsidRDefault="00000000" w:rsidRPr="00000000" w14:paraId="00000211">
            <w:pPr>
              <w:widowControl w:val="0"/>
              <w:numPr>
                <w:ilvl w:val="0"/>
                <w:numId w:val="84"/>
              </w:numPr>
              <w:spacing w:line="240" w:lineRule="auto"/>
              <w:ind w:left="720" w:hanging="360"/>
            </w:pPr>
            <w:r w:rsidDel="00000000" w:rsidR="00000000" w:rsidRPr="00000000">
              <w:rPr>
                <w:rtl w:val="0"/>
              </w:rPr>
              <w:t xml:space="preserve">Ngày sinh</w:t>
            </w:r>
          </w:p>
          <w:p w:rsidR="00000000" w:rsidDel="00000000" w:rsidP="00000000" w:rsidRDefault="00000000" w:rsidRPr="00000000" w14:paraId="00000212">
            <w:pPr>
              <w:widowControl w:val="0"/>
              <w:numPr>
                <w:ilvl w:val="0"/>
                <w:numId w:val="84"/>
              </w:numPr>
              <w:spacing w:line="240" w:lineRule="auto"/>
              <w:ind w:left="720" w:hanging="360"/>
            </w:pPr>
            <w:r w:rsidDel="00000000" w:rsidR="00000000" w:rsidRPr="00000000">
              <w:rPr>
                <w:rtl w:val="0"/>
              </w:rPr>
              <w:t xml:space="preserve">Giới tính</w:t>
            </w:r>
          </w:p>
          <w:p w:rsidR="00000000" w:rsidDel="00000000" w:rsidP="00000000" w:rsidRDefault="00000000" w:rsidRPr="00000000" w14:paraId="00000213">
            <w:pPr>
              <w:widowControl w:val="0"/>
              <w:numPr>
                <w:ilvl w:val="0"/>
                <w:numId w:val="84"/>
              </w:numPr>
              <w:spacing w:line="240" w:lineRule="auto"/>
              <w:ind w:left="720" w:hanging="360"/>
            </w:pPr>
            <w:r w:rsidDel="00000000" w:rsidR="00000000" w:rsidRPr="00000000">
              <w:rPr>
                <w:rtl w:val="0"/>
              </w:rPr>
              <w:t xml:space="preserve">Địa chỉ thường trú</w:t>
            </w:r>
          </w:p>
          <w:p w:rsidR="00000000" w:rsidDel="00000000" w:rsidP="00000000" w:rsidRDefault="00000000" w:rsidRPr="00000000" w14:paraId="00000214">
            <w:pPr>
              <w:widowControl w:val="0"/>
              <w:numPr>
                <w:ilvl w:val="0"/>
                <w:numId w:val="84"/>
              </w:numPr>
              <w:spacing w:line="240" w:lineRule="auto"/>
              <w:ind w:left="720" w:hanging="360"/>
            </w:pPr>
            <w:r w:rsidDel="00000000" w:rsidR="00000000" w:rsidRPr="00000000">
              <w:rPr>
                <w:rtl w:val="0"/>
              </w:rPr>
              <w:t xml:space="preserve">Khoa</w:t>
            </w:r>
          </w:p>
          <w:p w:rsidR="00000000" w:rsidDel="00000000" w:rsidP="00000000" w:rsidRDefault="00000000" w:rsidRPr="00000000" w14:paraId="00000215">
            <w:pPr>
              <w:widowControl w:val="0"/>
              <w:numPr>
                <w:ilvl w:val="0"/>
                <w:numId w:val="84"/>
              </w:numPr>
              <w:spacing w:line="240" w:lineRule="auto"/>
              <w:ind w:left="720" w:hanging="360"/>
            </w:pPr>
            <w:r w:rsidDel="00000000" w:rsidR="00000000" w:rsidRPr="00000000">
              <w:rPr>
                <w:rtl w:val="0"/>
              </w:rPr>
              <w:t xml:space="preserve">Bậc: Thạc sĩ/Tiến sĩ/phó giáo sư/giáo sư</w:t>
            </w:r>
          </w:p>
          <w:p w:rsidR="00000000" w:rsidDel="00000000" w:rsidP="00000000" w:rsidRDefault="00000000" w:rsidRPr="00000000" w14:paraId="00000216">
            <w:pPr>
              <w:widowControl w:val="0"/>
              <w:numPr>
                <w:ilvl w:val="0"/>
                <w:numId w:val="84"/>
              </w:numPr>
              <w:spacing w:line="240" w:lineRule="auto"/>
              <w:ind w:left="720" w:hanging="360"/>
            </w:pPr>
            <w:r w:rsidDel="00000000" w:rsidR="00000000" w:rsidRPr="00000000">
              <w:rPr>
                <w:rtl w:val="0"/>
              </w:rPr>
              <w:t xml:space="preserve">Trạng thái: đang hoạt động, dừng hoạt động</w:t>
            </w:r>
          </w:p>
        </w:tc>
        <w:tc>
          <w:tcPr/>
          <w:p w:rsidR="00000000" w:rsidDel="00000000" w:rsidP="00000000" w:rsidRDefault="00000000" w:rsidRPr="00000000" w14:paraId="00000217">
            <w:pPr>
              <w:widowControl w:val="0"/>
              <w:numPr>
                <w:ilvl w:val="0"/>
                <w:numId w:val="106"/>
              </w:numPr>
              <w:spacing w:line="240" w:lineRule="auto"/>
              <w:ind w:left="720" w:hanging="360"/>
            </w:pPr>
            <w:r w:rsidDel="00000000" w:rsidR="00000000" w:rsidRPr="00000000">
              <w:rPr>
                <w:rtl w:val="0"/>
              </w:rPr>
              <w:t xml:space="preserve">Hiển thị thông tin:</w:t>
              <w:br w:type="textWrapping"/>
              <w:t xml:space="preserve">+ Đ/v SV: MSV, họ tên, lớp, khoa, khóa, bậc</w:t>
              <w:br w:type="textWrapping"/>
              <w:t xml:space="preserve">+ Đ/v GVHD: Họ tên, SĐT, Email, Khoa, bậc </w:t>
            </w:r>
          </w:p>
          <w:p w:rsidR="00000000" w:rsidDel="00000000" w:rsidP="00000000" w:rsidRDefault="00000000" w:rsidRPr="00000000" w14:paraId="00000218">
            <w:pPr>
              <w:widowControl w:val="0"/>
              <w:spacing w:line="240" w:lineRule="auto"/>
              <w:rPr/>
            </w:pPr>
            <w:r w:rsidDel="00000000" w:rsidR="00000000" w:rsidRPr="00000000">
              <w:rPr>
                <w:rtl w:val="0"/>
              </w:rPr>
              <w:t xml:space="preserve">            + Đ/v DN: Tên doanh nghiệp, Mã số thuế,email, địa chỉ</w:t>
            </w:r>
          </w:p>
          <w:p w:rsidR="00000000" w:rsidDel="00000000" w:rsidP="00000000" w:rsidRDefault="00000000" w:rsidRPr="00000000" w14:paraId="00000219">
            <w:pPr>
              <w:widowControl w:val="0"/>
              <w:numPr>
                <w:ilvl w:val="0"/>
                <w:numId w:val="106"/>
              </w:numPr>
              <w:spacing w:line="240" w:lineRule="auto"/>
              <w:ind w:left="720" w:hanging="360"/>
            </w:pPr>
            <w:r w:rsidDel="00000000" w:rsidR="00000000" w:rsidRPr="00000000">
              <w:rPr>
                <w:rtl w:val="0"/>
              </w:rPr>
              <w:t xml:space="preserve">Có Dropdown[Trạng thái]: Đang hoạt động/Dừng hoạt động</w:t>
            </w:r>
          </w:p>
          <w:p w:rsidR="00000000" w:rsidDel="00000000" w:rsidP="00000000" w:rsidRDefault="00000000" w:rsidRPr="00000000" w14:paraId="0000021A">
            <w:pPr>
              <w:widowControl w:val="0"/>
              <w:numPr>
                <w:ilvl w:val="0"/>
                <w:numId w:val="106"/>
              </w:numPr>
              <w:spacing w:line="240" w:lineRule="auto"/>
              <w:ind w:left="720" w:hanging="360"/>
            </w:pPr>
            <w:r w:rsidDel="00000000" w:rsidR="00000000" w:rsidRPr="00000000">
              <w:rPr>
                <w:rtl w:val="0"/>
              </w:rPr>
              <w:t xml:space="preserve">Hiển thị thông báo khi người dùng muốn dừng hoạt động của tài khoản: “Bạn có chắc chắn muốn dừng hoạt động của tài khoản [Phân quyền] -  [Họ tên SV hoặc GVHD hoặc Tên doanh nghiệp]-[Email] không?”. Nếu xác nhận dừng thì dừng hoạt động của tài khoản</w:t>
            </w:r>
          </w:p>
        </w:tc>
      </w:tr>
      <w:tr>
        <w:trPr>
          <w:cantSplit w:val="0"/>
          <w:tblHeader w:val="0"/>
        </w:trPr>
        <w:tc>
          <w:tcPr/>
          <w:p w:rsidR="00000000" w:rsidDel="00000000" w:rsidP="00000000" w:rsidRDefault="00000000" w:rsidRPr="00000000" w14:paraId="0000021B">
            <w:pPr>
              <w:widowControl w:val="0"/>
              <w:spacing w:line="240" w:lineRule="auto"/>
              <w:rPr>
                <w:b w:val="1"/>
                <w:bCs w:val="1"/>
              </w:rPr>
            </w:pPr>
            <w:r w:rsidDel="00000000" w:rsidR="00000000" w:rsidRPr="00000000">
              <w:rPr>
                <w:b w:val="1"/>
                <w:bCs w:val="1"/>
                <w:rtl w:val="0"/>
              </w:rPr>
              <w:t xml:space="preserve">Popup[Xem thông tin doanh nghiệp]</w:t>
            </w:r>
          </w:p>
        </w:tc>
        <w:tc>
          <w:tcPr/>
          <w:p w:rsidR="00000000" w:rsidDel="00000000" w:rsidP="00000000" w:rsidRDefault="00000000" w:rsidRPr="00000000" w14:paraId="0000021C">
            <w:pPr>
              <w:widowControl w:val="0"/>
              <w:spacing w:line="240" w:lineRule="auto"/>
              <w:ind w:left="720" w:hanging="360"/>
              <w:rPr>
                <w:b w:val="1"/>
                <w:bCs w:val="1"/>
              </w:rPr>
            </w:pPr>
            <w:r w:rsidDel="00000000" w:rsidR="00000000" w:rsidRPr="00000000">
              <w:rPr>
                <w:b w:val="1"/>
                <w:bCs w:val="1"/>
                <w:rtl w:val="0"/>
              </w:rPr>
              <w:t xml:space="preserve">Tìm kiếm tài khoản </w:t>
            </w:r>
          </w:p>
        </w:tc>
      </w:tr>
      <w:tr>
        <w:trPr>
          <w:cantSplit w:val="0"/>
          <w:tblHeader w:val="0"/>
        </w:trPr>
        <w:tc>
          <w:tcPr/>
          <w:p w:rsidR="00000000" w:rsidDel="00000000" w:rsidP="00000000" w:rsidRDefault="00000000" w:rsidRPr="00000000" w14:paraId="0000021D">
            <w:pPr>
              <w:widowControl w:val="0"/>
              <w:numPr>
                <w:ilvl w:val="0"/>
                <w:numId w:val="34"/>
              </w:numPr>
              <w:spacing w:line="240" w:lineRule="auto"/>
              <w:ind w:left="720" w:hanging="360"/>
            </w:pPr>
            <w:r w:rsidDel="00000000" w:rsidR="00000000" w:rsidRPr="00000000">
              <w:rPr>
                <w:rtl w:val="0"/>
              </w:rPr>
              <w:t xml:space="preserve">Tên doanh nghiệp</w:t>
            </w:r>
          </w:p>
          <w:p w:rsidR="00000000" w:rsidDel="00000000" w:rsidP="00000000" w:rsidRDefault="00000000" w:rsidRPr="00000000" w14:paraId="0000021E">
            <w:pPr>
              <w:widowControl w:val="0"/>
              <w:numPr>
                <w:ilvl w:val="0"/>
                <w:numId w:val="34"/>
              </w:numPr>
              <w:spacing w:line="240" w:lineRule="auto"/>
              <w:ind w:left="720" w:hanging="360"/>
            </w:pPr>
            <w:r w:rsidDel="00000000" w:rsidR="00000000" w:rsidRPr="00000000">
              <w:rPr>
                <w:rtl w:val="0"/>
              </w:rPr>
              <w:t xml:space="preserve">Mã số thuế</w:t>
            </w:r>
          </w:p>
          <w:p w:rsidR="00000000" w:rsidDel="00000000" w:rsidP="00000000" w:rsidRDefault="00000000" w:rsidRPr="00000000" w14:paraId="0000021F">
            <w:pPr>
              <w:widowControl w:val="0"/>
              <w:numPr>
                <w:ilvl w:val="0"/>
                <w:numId w:val="34"/>
              </w:numPr>
              <w:spacing w:line="240" w:lineRule="auto"/>
              <w:ind w:left="720" w:hanging="360"/>
            </w:pPr>
            <w:r w:rsidDel="00000000" w:rsidR="00000000" w:rsidRPr="00000000">
              <w:rPr>
                <w:rtl w:val="0"/>
              </w:rPr>
              <w:t xml:space="preserve">Lĩnh vực hoạt động</w:t>
            </w:r>
          </w:p>
          <w:p w:rsidR="00000000" w:rsidDel="00000000" w:rsidP="00000000" w:rsidRDefault="00000000" w:rsidRPr="00000000" w14:paraId="00000220">
            <w:pPr>
              <w:widowControl w:val="0"/>
              <w:numPr>
                <w:ilvl w:val="0"/>
                <w:numId w:val="34"/>
              </w:numPr>
              <w:spacing w:line="240" w:lineRule="auto"/>
              <w:ind w:left="720" w:hanging="360"/>
            </w:pPr>
            <w:r w:rsidDel="00000000" w:rsidR="00000000" w:rsidRPr="00000000">
              <w:rPr>
                <w:rtl w:val="0"/>
              </w:rPr>
              <w:t xml:space="preserve">Địa chỉ trụ sở chính</w:t>
            </w:r>
          </w:p>
          <w:p w:rsidR="00000000" w:rsidDel="00000000" w:rsidP="00000000" w:rsidRDefault="00000000" w:rsidRPr="00000000" w14:paraId="00000221">
            <w:pPr>
              <w:widowControl w:val="0"/>
              <w:numPr>
                <w:ilvl w:val="0"/>
                <w:numId w:val="34"/>
              </w:numPr>
              <w:spacing w:line="240" w:lineRule="auto"/>
              <w:ind w:left="720" w:hanging="360"/>
            </w:pPr>
            <w:r w:rsidDel="00000000" w:rsidR="00000000" w:rsidRPr="00000000">
              <w:rPr>
                <w:rtl w:val="0"/>
              </w:rPr>
              <w:t xml:space="preserve">Website(nếu có)</w:t>
            </w:r>
          </w:p>
          <w:p w:rsidR="00000000" w:rsidDel="00000000" w:rsidP="00000000" w:rsidRDefault="00000000" w:rsidRPr="00000000" w14:paraId="00000222">
            <w:pPr>
              <w:widowControl w:val="0"/>
              <w:numPr>
                <w:ilvl w:val="0"/>
                <w:numId w:val="34"/>
              </w:numPr>
              <w:spacing w:line="240" w:lineRule="auto"/>
              <w:ind w:left="720" w:hanging="360"/>
            </w:pPr>
            <w:r w:rsidDel="00000000" w:rsidR="00000000" w:rsidRPr="00000000">
              <w:rPr>
                <w:rtl w:val="0"/>
              </w:rPr>
              <w:t xml:space="preserve">Giới thiệu(nếu có)</w:t>
            </w:r>
          </w:p>
        </w:tc>
        <w:tc>
          <w:tcPr/>
          <w:p w:rsidR="00000000" w:rsidDel="00000000" w:rsidP="00000000" w:rsidRDefault="00000000" w:rsidRPr="00000000" w14:paraId="00000223">
            <w:pPr>
              <w:numPr>
                <w:ilvl w:val="0"/>
                <w:numId w:val="114"/>
              </w:numPr>
              <w:ind w:left="720" w:hanging="360"/>
            </w:pPr>
            <w:r w:rsidDel="00000000" w:rsidR="00000000" w:rsidRPr="00000000">
              <w:rPr>
                <w:rtl w:val="0"/>
              </w:rPr>
              <w:t xml:space="preserve">1 textbox cho chung cả tên,sđt,email,mã số thuế</w:t>
            </w:r>
          </w:p>
          <w:p w:rsidR="00000000" w:rsidDel="00000000" w:rsidP="00000000" w:rsidRDefault="00000000" w:rsidRPr="00000000" w14:paraId="00000224">
            <w:pPr>
              <w:numPr>
                <w:ilvl w:val="0"/>
                <w:numId w:val="114"/>
              </w:numPr>
              <w:ind w:left="720" w:hanging="360"/>
            </w:pPr>
            <w:r w:rsidDel="00000000" w:rsidR="00000000" w:rsidRPr="00000000">
              <w:rPr>
                <w:rtl w:val="0"/>
              </w:rPr>
              <w:t xml:space="preserve">1 dropdown tìm kiếm theo phân quyền</w:t>
            </w:r>
          </w:p>
          <w:p w:rsidR="00000000" w:rsidDel="00000000" w:rsidP="00000000" w:rsidRDefault="00000000" w:rsidRPr="00000000" w14:paraId="00000225">
            <w:pPr>
              <w:numPr>
                <w:ilvl w:val="0"/>
                <w:numId w:val="114"/>
              </w:numPr>
              <w:ind w:left="720" w:hanging="360"/>
            </w:pPr>
            <w:r w:rsidDel="00000000" w:rsidR="00000000" w:rsidRPr="00000000">
              <w:rPr>
                <w:rtl w:val="0"/>
              </w:rPr>
              <w:t xml:space="preserve">1 dropdown tìm kiếm theo trạng thái </w:t>
            </w:r>
          </w:p>
          <w:p w:rsidR="00000000" w:rsidDel="00000000" w:rsidP="00000000" w:rsidRDefault="00000000" w:rsidRPr="00000000" w14:paraId="00000226">
            <w:pPr>
              <w:numPr>
                <w:ilvl w:val="0"/>
                <w:numId w:val="114"/>
              </w:numPr>
              <w:ind w:left="720" w:hanging="360"/>
            </w:pPr>
            <w:r w:rsidDel="00000000" w:rsidR="00000000" w:rsidRPr="00000000">
              <w:rPr>
                <w:rtl w:val="0"/>
              </w:rPr>
              <w:t xml:space="preserve">button[tìm kiếm]</w:t>
            </w:r>
          </w:p>
          <w:p w:rsidR="00000000" w:rsidDel="00000000" w:rsidP="00000000" w:rsidRDefault="00000000" w:rsidRPr="00000000" w14:paraId="00000227">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numPr>
          <w:ilvl w:val="0"/>
          <w:numId w:val="94"/>
        </w:numPr>
        <w:ind w:left="720" w:hanging="360"/>
        <w:rPr>
          <w:highlight w:val="yellow"/>
        </w:rPr>
      </w:pPr>
      <w:r w:rsidDel="00000000" w:rsidR="00000000" w:rsidRPr="00000000">
        <w:rPr>
          <w:highlight w:val="yellow"/>
          <w:rtl w:val="0"/>
        </w:rPr>
        <w:t xml:space="preserve">Quản lý doanh nghiệp:</w:t>
      </w:r>
    </w:p>
    <w:p w:rsidR="00000000" w:rsidDel="00000000" w:rsidP="00000000" w:rsidRDefault="00000000" w:rsidRPr="00000000" w14:paraId="0000022A">
      <w:pPr>
        <w:numPr>
          <w:ilvl w:val="0"/>
          <w:numId w:val="32"/>
        </w:numPr>
        <w:ind w:left="1440" w:hanging="360"/>
        <w:rPr>
          <w:highlight w:val="yellow"/>
        </w:rPr>
      </w:pPr>
      <w:r w:rsidDel="00000000" w:rsidR="00000000" w:rsidRPr="00000000">
        <w:rPr>
          <w:highlight w:val="yellow"/>
          <w:rtl w:val="0"/>
        </w:rPr>
        <w:t xml:space="preserve">1 card thống kê số lượng DN chờ phê duyệt, 1 card thống kê số lượng DN đã phê duyệt, 1 card thống kê số lượng DN bị từ chối </w:t>
      </w:r>
    </w:p>
    <w:p w:rsidR="00000000" w:rsidDel="00000000" w:rsidP="00000000" w:rsidRDefault="00000000" w:rsidRPr="00000000" w14:paraId="0000022B">
      <w:pPr>
        <w:numPr>
          <w:ilvl w:val="0"/>
          <w:numId w:val="32"/>
        </w:numPr>
        <w:ind w:left="1440" w:hanging="360"/>
        <w:rPr>
          <w:highlight w:val="yellow"/>
        </w:rPr>
      </w:pPr>
      <w:r w:rsidDel="00000000" w:rsidR="00000000" w:rsidRPr="00000000">
        <w:rPr>
          <w:rtl w:val="0"/>
        </w:rPr>
        <w:t xml:space="preserve">Hiển thị bảng danh sách doanh nghiệp có các cột sau: STT, Tên doanh nghiệp, Mã số thuế, trạng thái,(mỗi DN có các thao tác: xem, xóa, sửa trạng thái phê duyệt) </w:t>
      </w:r>
    </w:p>
    <w:p w:rsidR="00000000" w:rsidDel="00000000" w:rsidP="00000000" w:rsidRDefault="00000000" w:rsidRPr="00000000" w14:paraId="0000022C">
      <w:pPr>
        <w:numPr>
          <w:ilvl w:val="0"/>
          <w:numId w:val="37"/>
        </w:numPr>
        <w:ind w:left="1440" w:hanging="360"/>
      </w:pPr>
      <w:r w:rsidDel="00000000" w:rsidR="00000000" w:rsidRPr="00000000">
        <w:rPr>
          <w:rtl w:val="0"/>
        </w:rPr>
        <w:t xml:space="preserve">Cho phép xem thông tin doanh nghiệp, xóa(nếu chưa có dữ liệu liên kết) và cập nhật trạng thái(chờ phê duyệt, đã phê duyệt, từ chối)</w:t>
      </w:r>
    </w:p>
    <w:p w:rsidR="00000000" w:rsidDel="00000000" w:rsidP="00000000" w:rsidRDefault="00000000" w:rsidRPr="00000000" w14:paraId="0000022D">
      <w:pPr>
        <w:numPr>
          <w:ilvl w:val="0"/>
          <w:numId w:val="37"/>
        </w:numPr>
        <w:ind w:left="1440" w:hanging="360"/>
      </w:pPr>
      <w:r w:rsidDel="00000000" w:rsidR="00000000" w:rsidRPr="00000000">
        <w:rPr>
          <w:rtl w:val="0"/>
        </w:rPr>
      </w:r>
    </w:p>
    <w:tbl>
      <w:tblPr>
        <w:tblStyle w:val="Table1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p w:rsidR="00000000" w:rsidDel="00000000" w:rsidP="00000000" w:rsidRDefault="00000000" w:rsidRPr="00000000" w14:paraId="0000022E">
            <w:pPr>
              <w:rPr/>
            </w:pPr>
            <w:r w:rsidDel="00000000" w:rsidR="00000000" w:rsidRPr="00000000">
              <w:rPr>
                <w:rtl w:val="0"/>
              </w:rPr>
              <w:t xml:space="preserve">Popup[xem thông tin doanh nghiệp]</w:t>
            </w:r>
          </w:p>
        </w:tc>
        <w:tc>
          <w:tcPr/>
          <w:p w:rsidR="00000000" w:rsidDel="00000000" w:rsidP="00000000" w:rsidRDefault="00000000" w:rsidRPr="00000000" w14:paraId="0000022F">
            <w:pPr>
              <w:widowControl w:val="0"/>
              <w:numPr>
                <w:ilvl w:val="0"/>
                <w:numId w:val="34"/>
              </w:numPr>
              <w:spacing w:line="240" w:lineRule="auto"/>
              <w:ind w:left="720" w:hanging="360"/>
            </w:pPr>
            <w:r w:rsidDel="00000000" w:rsidR="00000000" w:rsidRPr="00000000">
              <w:rPr>
                <w:rtl w:val="0"/>
              </w:rPr>
              <w:t xml:space="preserve">Tên doanh nghiệp</w:t>
            </w:r>
          </w:p>
          <w:p w:rsidR="00000000" w:rsidDel="00000000" w:rsidP="00000000" w:rsidRDefault="00000000" w:rsidRPr="00000000" w14:paraId="00000230">
            <w:pPr>
              <w:widowControl w:val="0"/>
              <w:numPr>
                <w:ilvl w:val="0"/>
                <w:numId w:val="34"/>
              </w:numPr>
              <w:spacing w:line="240" w:lineRule="auto"/>
              <w:ind w:left="720" w:hanging="360"/>
            </w:pPr>
            <w:r w:rsidDel="00000000" w:rsidR="00000000" w:rsidRPr="00000000">
              <w:rPr>
                <w:rtl w:val="0"/>
              </w:rPr>
              <w:t xml:space="preserve">Mã số thuế</w:t>
            </w:r>
          </w:p>
          <w:p w:rsidR="00000000" w:rsidDel="00000000" w:rsidP="00000000" w:rsidRDefault="00000000" w:rsidRPr="00000000" w14:paraId="00000231">
            <w:pPr>
              <w:widowControl w:val="0"/>
              <w:numPr>
                <w:ilvl w:val="0"/>
                <w:numId w:val="34"/>
              </w:numPr>
              <w:spacing w:line="240" w:lineRule="auto"/>
              <w:ind w:left="720" w:hanging="360"/>
            </w:pPr>
            <w:r w:rsidDel="00000000" w:rsidR="00000000" w:rsidRPr="00000000">
              <w:rPr>
                <w:rtl w:val="0"/>
              </w:rPr>
              <w:t xml:space="preserve">Lĩnh vực hoạt động</w:t>
            </w:r>
          </w:p>
          <w:p w:rsidR="00000000" w:rsidDel="00000000" w:rsidP="00000000" w:rsidRDefault="00000000" w:rsidRPr="00000000" w14:paraId="00000232">
            <w:pPr>
              <w:widowControl w:val="0"/>
              <w:numPr>
                <w:ilvl w:val="0"/>
                <w:numId w:val="34"/>
              </w:numPr>
              <w:spacing w:line="240" w:lineRule="auto"/>
              <w:ind w:left="720" w:hanging="360"/>
            </w:pPr>
            <w:r w:rsidDel="00000000" w:rsidR="00000000" w:rsidRPr="00000000">
              <w:rPr>
                <w:rtl w:val="0"/>
              </w:rPr>
              <w:t xml:space="preserve">Địa chỉ trụ sở chính</w:t>
            </w:r>
          </w:p>
          <w:p w:rsidR="00000000" w:rsidDel="00000000" w:rsidP="00000000" w:rsidRDefault="00000000" w:rsidRPr="00000000" w14:paraId="00000233">
            <w:pPr>
              <w:widowControl w:val="0"/>
              <w:numPr>
                <w:ilvl w:val="0"/>
                <w:numId w:val="34"/>
              </w:numPr>
              <w:spacing w:line="240" w:lineRule="auto"/>
              <w:ind w:left="720" w:hanging="360"/>
            </w:pPr>
            <w:r w:rsidDel="00000000" w:rsidR="00000000" w:rsidRPr="00000000">
              <w:rPr>
                <w:rtl w:val="0"/>
              </w:rPr>
              <w:t xml:space="preserve">File giấy phép kinh doanh</w:t>
            </w:r>
          </w:p>
          <w:p w:rsidR="00000000" w:rsidDel="00000000" w:rsidP="00000000" w:rsidRDefault="00000000" w:rsidRPr="00000000" w14:paraId="00000234">
            <w:pPr>
              <w:widowControl w:val="0"/>
              <w:numPr>
                <w:ilvl w:val="0"/>
                <w:numId w:val="34"/>
              </w:numPr>
              <w:spacing w:line="240" w:lineRule="auto"/>
              <w:ind w:left="720" w:hanging="360"/>
            </w:pPr>
            <w:r w:rsidDel="00000000" w:rsidR="00000000" w:rsidRPr="00000000">
              <w:rPr>
                <w:rtl w:val="0"/>
              </w:rPr>
              <w:t xml:space="preserve">Image logo</w:t>
            </w:r>
          </w:p>
          <w:p w:rsidR="00000000" w:rsidDel="00000000" w:rsidP="00000000" w:rsidRDefault="00000000" w:rsidRPr="00000000" w14:paraId="00000235">
            <w:pPr>
              <w:widowControl w:val="0"/>
              <w:numPr>
                <w:ilvl w:val="0"/>
                <w:numId w:val="34"/>
              </w:numPr>
              <w:spacing w:line="240" w:lineRule="auto"/>
              <w:ind w:left="720" w:hanging="360"/>
            </w:pPr>
            <w:r w:rsidDel="00000000" w:rsidR="00000000" w:rsidRPr="00000000">
              <w:rPr>
                <w:rtl w:val="0"/>
              </w:rPr>
              <w:t xml:space="preserve">Website(nếu có)</w:t>
            </w:r>
          </w:p>
          <w:p w:rsidR="00000000" w:rsidDel="00000000" w:rsidP="00000000" w:rsidRDefault="00000000" w:rsidRPr="00000000" w14:paraId="00000236">
            <w:pPr>
              <w:widowControl w:val="0"/>
              <w:numPr>
                <w:ilvl w:val="0"/>
                <w:numId w:val="34"/>
              </w:numPr>
              <w:spacing w:line="240" w:lineRule="auto"/>
              <w:ind w:left="720" w:hanging="360"/>
            </w:pPr>
            <w:r w:rsidDel="00000000" w:rsidR="00000000" w:rsidRPr="00000000">
              <w:rPr>
                <w:rtl w:val="0"/>
              </w:rPr>
              <w:t xml:space="preserve">Giới thiệu(nếu có)</w:t>
            </w:r>
          </w:p>
          <w:p w:rsidR="00000000" w:rsidDel="00000000" w:rsidP="00000000" w:rsidRDefault="00000000" w:rsidRPr="00000000" w14:paraId="00000237">
            <w:pPr>
              <w:widowControl w:val="0"/>
              <w:numPr>
                <w:ilvl w:val="0"/>
                <w:numId w:val="34"/>
              </w:numPr>
              <w:spacing w:line="240" w:lineRule="auto"/>
              <w:ind w:left="720" w:hanging="360"/>
            </w:pPr>
            <w:r w:rsidDel="00000000" w:rsidR="00000000" w:rsidRPr="00000000">
              <w:rPr>
                <w:rtl w:val="0"/>
              </w:rPr>
              <w:t xml:space="preserve">Người đại diện</w:t>
            </w:r>
          </w:p>
          <w:p w:rsidR="00000000" w:rsidDel="00000000" w:rsidP="00000000" w:rsidRDefault="00000000" w:rsidRPr="00000000" w14:paraId="00000238">
            <w:pPr>
              <w:widowControl w:val="0"/>
              <w:numPr>
                <w:ilvl w:val="0"/>
                <w:numId w:val="34"/>
              </w:numPr>
              <w:spacing w:line="240" w:lineRule="auto"/>
              <w:ind w:left="720" w:hanging="360"/>
            </w:pPr>
            <w:r w:rsidDel="00000000" w:rsidR="00000000" w:rsidRPr="00000000">
              <w:rPr>
                <w:rtl w:val="0"/>
              </w:rPr>
              <w:t xml:space="preserve">Chức vụ</w:t>
            </w:r>
          </w:p>
          <w:p w:rsidR="00000000" w:rsidDel="00000000" w:rsidP="00000000" w:rsidRDefault="00000000" w:rsidRPr="00000000" w14:paraId="00000239">
            <w:pPr>
              <w:widowControl w:val="0"/>
              <w:numPr>
                <w:ilvl w:val="0"/>
                <w:numId w:val="34"/>
              </w:numPr>
              <w:spacing w:line="240" w:lineRule="auto"/>
              <w:ind w:left="720" w:hanging="360"/>
            </w:pPr>
            <w:r w:rsidDel="00000000" w:rsidR="00000000" w:rsidRPr="00000000">
              <w:rPr>
                <w:rtl w:val="0"/>
              </w:rPr>
              <w:t xml:space="preserve">Số điện thoại</w:t>
            </w:r>
          </w:p>
          <w:p w:rsidR="00000000" w:rsidDel="00000000" w:rsidP="00000000" w:rsidRDefault="00000000" w:rsidRPr="00000000" w14:paraId="0000023A">
            <w:pPr>
              <w:widowControl w:val="0"/>
              <w:numPr>
                <w:ilvl w:val="0"/>
                <w:numId w:val="34"/>
              </w:numPr>
              <w:spacing w:line="240" w:lineRule="auto"/>
              <w:ind w:left="720" w:hanging="360"/>
            </w:pPr>
            <w:r w:rsidDel="00000000" w:rsidR="00000000" w:rsidRPr="00000000">
              <w:rPr>
                <w:rtl w:val="0"/>
              </w:rPr>
              <w:t xml:space="preserve">Email</w:t>
            </w:r>
          </w:p>
          <w:p w:rsidR="00000000" w:rsidDel="00000000" w:rsidP="00000000" w:rsidRDefault="00000000" w:rsidRPr="00000000" w14:paraId="0000023B">
            <w:pPr>
              <w:widowControl w:val="0"/>
              <w:numPr>
                <w:ilvl w:val="0"/>
                <w:numId w:val="34"/>
              </w:numPr>
              <w:spacing w:line="240" w:lineRule="auto"/>
              <w:ind w:left="720" w:hanging="360"/>
            </w:pPr>
            <w:r w:rsidDel="00000000" w:rsidR="00000000" w:rsidRPr="00000000">
              <w:rPr>
                <w:rtl w:val="0"/>
              </w:rPr>
              <w:t xml:space="preserve">Trạng thái phê duyệt</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Popup[xóa doanh nghiệp]</w:t>
            </w:r>
          </w:p>
        </w:tc>
        <w:tc>
          <w:tcPr/>
          <w:p w:rsidR="00000000" w:rsidDel="00000000" w:rsidP="00000000" w:rsidRDefault="00000000" w:rsidRPr="00000000" w14:paraId="0000023D">
            <w:pPr>
              <w:widowControl w:val="0"/>
              <w:numPr>
                <w:ilvl w:val="0"/>
                <w:numId w:val="70"/>
              </w:numPr>
              <w:spacing w:line="240" w:lineRule="auto"/>
              <w:ind w:left="720" w:hanging="360"/>
            </w:pPr>
            <w:r w:rsidDel="00000000" w:rsidR="00000000" w:rsidRPr="00000000">
              <w:rPr>
                <w:rtl w:val="0"/>
              </w:rPr>
              <w:t xml:space="preserve">Nội dung: Bạn có chắc chắn muốn xóa tài khoản Doanh nghiệp -  [Tên doanh nghiệp]-[Mã số thuế] không?</w:t>
            </w:r>
          </w:p>
          <w:p w:rsidR="00000000" w:rsidDel="00000000" w:rsidP="00000000" w:rsidRDefault="00000000" w:rsidRPr="00000000" w14:paraId="0000023E">
            <w:pPr>
              <w:widowControl w:val="0"/>
              <w:numPr>
                <w:ilvl w:val="0"/>
                <w:numId w:val="70"/>
              </w:numPr>
              <w:spacing w:line="240" w:lineRule="auto"/>
              <w:ind w:left="720" w:hanging="360"/>
            </w:pPr>
            <w:r w:rsidDel="00000000" w:rsidR="00000000" w:rsidRPr="00000000">
              <w:rPr>
                <w:rtl w:val="0"/>
              </w:rPr>
              <w:t xml:space="preserve">Khi xác nhận xóa, nếu tài khoản đã có dữ liệu liên kết hiển thị thông báo lỗi “Không thể xóa tài khoản đã có dữ liệu liên kết trong hệ thống.” Nếu tài khoản k có dữ liệu liên kết hiển thị thông báo “Xóa tài khoản thành công”</w:t>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Popup[Cập nhật trạng thái phê duyệt]</w:t>
            </w:r>
          </w:p>
        </w:tc>
        <w:tc>
          <w:tcPr/>
          <w:p w:rsidR="00000000" w:rsidDel="00000000" w:rsidP="00000000" w:rsidRDefault="00000000" w:rsidRPr="00000000" w14:paraId="00000240">
            <w:pPr>
              <w:widowControl w:val="0"/>
              <w:numPr>
                <w:ilvl w:val="0"/>
                <w:numId w:val="106"/>
              </w:numPr>
              <w:spacing w:line="240" w:lineRule="auto"/>
              <w:ind w:left="720" w:hanging="360"/>
            </w:pPr>
            <w:r w:rsidDel="00000000" w:rsidR="00000000" w:rsidRPr="00000000">
              <w:rPr>
                <w:rtl w:val="0"/>
              </w:rPr>
              <w:t xml:space="preserve">Hiển thị thông tin: Tên doanh nghiệp, Mã số thuế,email, địa chỉ</w:t>
            </w:r>
          </w:p>
          <w:p w:rsidR="00000000" w:rsidDel="00000000" w:rsidP="00000000" w:rsidRDefault="00000000" w:rsidRPr="00000000" w14:paraId="00000241">
            <w:pPr>
              <w:widowControl w:val="0"/>
              <w:numPr>
                <w:ilvl w:val="0"/>
                <w:numId w:val="106"/>
              </w:numPr>
              <w:spacing w:line="240" w:lineRule="auto"/>
              <w:ind w:left="720" w:hanging="360"/>
            </w:pPr>
            <w:r w:rsidDel="00000000" w:rsidR="00000000" w:rsidRPr="00000000">
              <w:rPr>
                <w:rtl w:val="0"/>
              </w:rPr>
              <w:t xml:space="preserve">Nếu click button[Phê duyệt] thì thông báo”Xác nhận phê duyệt [Tên doanh nghiệp-MST]?” -&gt; đồng ý -&gt; gửi mail thành công, trạng thái là “Đã phê duyệt”, trạng thái của tài khoản doanh nghiệp là “Đang hoạt động”</w:t>
            </w:r>
          </w:p>
          <w:p w:rsidR="00000000" w:rsidDel="00000000" w:rsidP="00000000" w:rsidRDefault="00000000" w:rsidRPr="00000000" w14:paraId="00000242">
            <w:pPr>
              <w:widowControl w:val="0"/>
              <w:numPr>
                <w:ilvl w:val="0"/>
                <w:numId w:val="106"/>
              </w:numPr>
              <w:spacing w:line="240" w:lineRule="auto"/>
              <w:ind w:left="720" w:hanging="360"/>
            </w:pPr>
            <w:r w:rsidDel="00000000" w:rsidR="00000000" w:rsidRPr="00000000">
              <w:rPr>
                <w:rtl w:val="0"/>
              </w:rPr>
              <w:t xml:space="preserve">Nếu click button[Từ chối] thì thông báo “Bạn có chắc chắn từ chối phê duyệt [Tên doanh nghiệp-MST]?” -&gt; đồng ý -&gt; gửi mail từ chối</w:t>
            </w:r>
          </w:p>
          <w:p w:rsidR="00000000" w:rsidDel="00000000" w:rsidP="00000000" w:rsidRDefault="00000000" w:rsidRPr="00000000" w14:paraId="0000024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Tìm kiếm doanh nghiệp</w:t>
            </w:r>
          </w:p>
        </w:tc>
        <w:tc>
          <w:tcPr/>
          <w:p w:rsidR="00000000" w:rsidDel="00000000" w:rsidP="00000000" w:rsidRDefault="00000000" w:rsidRPr="00000000" w14:paraId="00000245">
            <w:pPr>
              <w:widowControl w:val="0"/>
              <w:numPr>
                <w:ilvl w:val="0"/>
                <w:numId w:val="17"/>
              </w:numPr>
              <w:spacing w:line="240" w:lineRule="auto"/>
              <w:ind w:left="720" w:hanging="360"/>
            </w:pPr>
            <w:r w:rsidDel="00000000" w:rsidR="00000000" w:rsidRPr="00000000">
              <w:rPr>
                <w:rtl w:val="0"/>
              </w:rPr>
              <w:t xml:space="preserve">1 textbox chung cho tên doanh nghiệp, MST</w:t>
            </w:r>
          </w:p>
          <w:p w:rsidR="00000000" w:rsidDel="00000000" w:rsidP="00000000" w:rsidRDefault="00000000" w:rsidRPr="00000000" w14:paraId="00000246">
            <w:pPr>
              <w:widowControl w:val="0"/>
              <w:numPr>
                <w:ilvl w:val="0"/>
                <w:numId w:val="17"/>
              </w:numPr>
              <w:spacing w:line="240" w:lineRule="auto"/>
              <w:ind w:left="720" w:hanging="360"/>
            </w:pPr>
            <w:r w:rsidDel="00000000" w:rsidR="00000000" w:rsidRPr="00000000">
              <w:rPr>
                <w:rtl w:val="0"/>
              </w:rPr>
              <w:t xml:space="preserve">1 dropdown cho trạng thái</w:t>
            </w:r>
          </w:p>
          <w:p w:rsidR="00000000" w:rsidDel="00000000" w:rsidP="00000000" w:rsidRDefault="00000000" w:rsidRPr="00000000" w14:paraId="00000247">
            <w:pPr>
              <w:widowControl w:val="0"/>
              <w:numPr>
                <w:ilvl w:val="0"/>
                <w:numId w:val="17"/>
              </w:numPr>
              <w:spacing w:line="240" w:lineRule="auto"/>
              <w:ind w:left="720" w:hanging="360"/>
            </w:pPr>
            <w:r w:rsidDel="00000000" w:rsidR="00000000" w:rsidRPr="00000000">
              <w:rPr>
                <w:rtl w:val="0"/>
              </w:rPr>
              <w:t xml:space="preserve">button[tìm kiếm]</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numPr>
          <w:ilvl w:val="0"/>
          <w:numId w:val="94"/>
        </w:numPr>
        <w:ind w:left="720" w:hanging="360"/>
        <w:rPr>
          <w:highlight w:val="yellow"/>
        </w:rPr>
      </w:pPr>
      <w:r w:rsidDel="00000000" w:rsidR="00000000" w:rsidRPr="00000000">
        <w:rPr>
          <w:highlight w:val="yellow"/>
          <w:rtl w:val="0"/>
        </w:rPr>
        <w:t xml:space="preserve">Quản lý sinh viên:</w:t>
      </w:r>
    </w:p>
    <w:p w:rsidR="00000000" w:rsidDel="00000000" w:rsidP="00000000" w:rsidRDefault="00000000" w:rsidRPr="00000000" w14:paraId="0000024A">
      <w:pPr>
        <w:numPr>
          <w:ilvl w:val="0"/>
          <w:numId w:val="88"/>
        </w:numPr>
        <w:ind w:left="1440" w:hanging="360"/>
        <w:rPr>
          <w:highlight w:val="yellow"/>
        </w:rPr>
      </w:pPr>
      <w:r w:rsidDel="00000000" w:rsidR="00000000" w:rsidRPr="00000000">
        <w:rPr>
          <w:highlight w:val="yellow"/>
          <w:rtl w:val="0"/>
        </w:rPr>
        <w:t xml:space="preserve">các card thống kê số lượng SV theo trạng thái thực tập của đợt thực tập mới nhất</w:t>
      </w:r>
    </w:p>
    <w:p w:rsidR="00000000" w:rsidDel="00000000" w:rsidP="00000000" w:rsidRDefault="00000000" w:rsidRPr="00000000" w14:paraId="0000024B">
      <w:pPr>
        <w:numPr>
          <w:ilvl w:val="0"/>
          <w:numId w:val="105"/>
        </w:numPr>
        <w:ind w:left="1440" w:hanging="360"/>
      </w:pPr>
      <w:r w:rsidDel="00000000" w:rsidR="00000000" w:rsidRPr="00000000">
        <w:rPr>
          <w:rtl w:val="0"/>
        </w:rPr>
        <w:t xml:space="preserve">Hiển thị bảng danh sách sinh viên có các cột sau: STT, MSV, Họ tên, Lớp, Khoa, Bậc, trạng thái thực tập(mỗi SV có các thao tác: xem,sửa, xóa, theo dõi trạng thái thực tập) </w:t>
      </w:r>
    </w:p>
    <w:p w:rsidR="00000000" w:rsidDel="00000000" w:rsidP="00000000" w:rsidRDefault="00000000" w:rsidRPr="00000000" w14:paraId="0000024C">
      <w:pPr>
        <w:numPr>
          <w:ilvl w:val="0"/>
          <w:numId w:val="105"/>
        </w:numPr>
        <w:ind w:left="1440" w:hanging="360"/>
      </w:pPr>
      <w:r w:rsidDel="00000000" w:rsidR="00000000" w:rsidRPr="00000000">
        <w:rPr>
          <w:rtl w:val="0"/>
        </w:rPr>
        <w:t xml:space="preserve">Cho phép xem và sửa thông tin sinh viên, xóa(nếu chưa có dữ liệu liên kết) và theo dõi trạng thái thực tập của SV(chưa thực tập, đang thực tập, thực tập tự túc, đã nộp báo cáo thực tập, hoàn thành thực tập, chưa hoàn thành thực tập)</w:t>
      </w:r>
    </w:p>
    <w:p w:rsidR="00000000" w:rsidDel="00000000" w:rsidP="00000000" w:rsidRDefault="00000000" w:rsidRPr="00000000" w14:paraId="0000024D">
      <w:pPr>
        <w:numPr>
          <w:ilvl w:val="0"/>
          <w:numId w:val="105"/>
        </w:numPr>
        <w:ind w:left="1440" w:hanging="360"/>
      </w:pPr>
      <w:r w:rsidDel="00000000" w:rsidR="00000000" w:rsidRPr="00000000">
        <w:rPr>
          <w:rtl w:val="0"/>
        </w:rPr>
        <w:t xml:space="preserve">Có chức năng thêm từng sinh viên và thêm danh sách sinh viên bằng file excel</w:t>
      </w:r>
    </w:p>
    <w:p w:rsidR="00000000" w:rsidDel="00000000" w:rsidP="00000000" w:rsidRDefault="00000000" w:rsidRPr="00000000" w14:paraId="0000024E">
      <w:pPr>
        <w:numPr>
          <w:ilvl w:val="0"/>
          <w:numId w:val="105"/>
        </w:numPr>
        <w:ind w:left="1440" w:hanging="360"/>
      </w:pPr>
      <w:r w:rsidDel="00000000" w:rsidR="00000000" w:rsidRPr="00000000">
        <w:rPr>
          <w:rtl w:val="0"/>
        </w:rPr>
        <w:t xml:space="preserve">Tìm kiếm: 1 textbox tìm chung cho cả MSV,họ tên,sđt,email và 1 dropdown tìm kiếm theo khoa, 1 dropdown tìm kiếm theo trạng thái thực tập, 1 dropdown tìm kiếm theo bậc và 1 button[tìm kiếm]</w:t>
      </w:r>
    </w:p>
    <w:p w:rsidR="00000000" w:rsidDel="00000000" w:rsidP="00000000" w:rsidRDefault="00000000" w:rsidRPr="00000000" w14:paraId="0000024F">
      <w:pPr>
        <w:rPr/>
      </w:pPr>
      <w:r w:rsidDel="00000000" w:rsidR="00000000" w:rsidRPr="00000000">
        <w:rPr>
          <w:rtl w:val="0"/>
        </w:rPr>
      </w:r>
    </w:p>
    <w:tbl>
      <w:tblPr>
        <w:tblStyle w:val="Table1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p w:rsidR="00000000" w:rsidDel="00000000" w:rsidP="00000000" w:rsidRDefault="00000000" w:rsidRPr="00000000" w14:paraId="00000250">
            <w:pPr>
              <w:rPr/>
            </w:pPr>
            <w:r w:rsidDel="00000000" w:rsidR="00000000" w:rsidRPr="00000000">
              <w:rPr>
                <w:rtl w:val="0"/>
              </w:rPr>
              <w:t xml:space="preserve">Popup[xem thông tin sinh viên]</w:t>
            </w:r>
          </w:p>
        </w:tc>
        <w:tc>
          <w:tcPr/>
          <w:p w:rsidR="00000000" w:rsidDel="00000000" w:rsidP="00000000" w:rsidRDefault="00000000" w:rsidRPr="00000000" w14:paraId="00000251">
            <w:pPr>
              <w:widowControl w:val="0"/>
              <w:numPr>
                <w:ilvl w:val="0"/>
                <w:numId w:val="34"/>
              </w:numPr>
              <w:spacing w:line="240" w:lineRule="auto"/>
              <w:ind w:left="720" w:hanging="360"/>
            </w:pPr>
            <w:r w:rsidDel="00000000" w:rsidR="00000000" w:rsidRPr="00000000">
              <w:rPr>
                <w:rtl w:val="0"/>
              </w:rPr>
              <w:t xml:space="preserve">MSV</w:t>
            </w:r>
          </w:p>
          <w:p w:rsidR="00000000" w:rsidDel="00000000" w:rsidP="00000000" w:rsidRDefault="00000000" w:rsidRPr="00000000" w14:paraId="00000252">
            <w:pPr>
              <w:widowControl w:val="0"/>
              <w:numPr>
                <w:ilvl w:val="0"/>
                <w:numId w:val="34"/>
              </w:numPr>
              <w:spacing w:line="240" w:lineRule="auto"/>
              <w:ind w:left="720" w:hanging="360"/>
            </w:pPr>
            <w:r w:rsidDel="00000000" w:rsidR="00000000" w:rsidRPr="00000000">
              <w:rPr>
                <w:rtl w:val="0"/>
              </w:rPr>
              <w:t xml:space="preserve">Họ tên</w:t>
            </w:r>
          </w:p>
          <w:p w:rsidR="00000000" w:rsidDel="00000000" w:rsidP="00000000" w:rsidRDefault="00000000" w:rsidRPr="00000000" w14:paraId="00000253">
            <w:pPr>
              <w:widowControl w:val="0"/>
              <w:numPr>
                <w:ilvl w:val="0"/>
                <w:numId w:val="34"/>
              </w:numPr>
              <w:spacing w:line="240" w:lineRule="auto"/>
              <w:ind w:left="720" w:hanging="360"/>
            </w:pPr>
            <w:r w:rsidDel="00000000" w:rsidR="00000000" w:rsidRPr="00000000">
              <w:rPr>
                <w:rtl w:val="0"/>
              </w:rPr>
              <w:t xml:space="preserve">Lớp</w:t>
            </w:r>
          </w:p>
          <w:p w:rsidR="00000000" w:rsidDel="00000000" w:rsidP="00000000" w:rsidRDefault="00000000" w:rsidRPr="00000000" w14:paraId="00000254">
            <w:pPr>
              <w:widowControl w:val="0"/>
              <w:numPr>
                <w:ilvl w:val="0"/>
                <w:numId w:val="34"/>
              </w:numPr>
              <w:spacing w:line="240" w:lineRule="auto"/>
              <w:ind w:left="720" w:hanging="360"/>
            </w:pPr>
            <w:r w:rsidDel="00000000" w:rsidR="00000000" w:rsidRPr="00000000">
              <w:rPr>
                <w:rtl w:val="0"/>
              </w:rPr>
              <w:t xml:space="preserve">Khoa</w:t>
            </w:r>
          </w:p>
          <w:p w:rsidR="00000000" w:rsidDel="00000000" w:rsidP="00000000" w:rsidRDefault="00000000" w:rsidRPr="00000000" w14:paraId="00000255">
            <w:pPr>
              <w:widowControl w:val="0"/>
              <w:numPr>
                <w:ilvl w:val="0"/>
                <w:numId w:val="34"/>
              </w:numPr>
              <w:spacing w:line="240" w:lineRule="auto"/>
              <w:ind w:left="720" w:hanging="360"/>
            </w:pPr>
            <w:r w:rsidDel="00000000" w:rsidR="00000000" w:rsidRPr="00000000">
              <w:rPr>
                <w:rtl w:val="0"/>
              </w:rPr>
              <w:t xml:space="preserve">Khóa</w:t>
            </w:r>
          </w:p>
          <w:p w:rsidR="00000000" w:rsidDel="00000000" w:rsidP="00000000" w:rsidRDefault="00000000" w:rsidRPr="00000000" w14:paraId="00000256">
            <w:pPr>
              <w:widowControl w:val="0"/>
              <w:numPr>
                <w:ilvl w:val="0"/>
                <w:numId w:val="34"/>
              </w:numPr>
              <w:spacing w:line="240" w:lineRule="auto"/>
              <w:ind w:left="720" w:hanging="360"/>
            </w:pPr>
            <w:r w:rsidDel="00000000" w:rsidR="00000000" w:rsidRPr="00000000">
              <w:rPr>
                <w:rtl w:val="0"/>
              </w:rPr>
              <w:t xml:space="preserve">Bậc: Cử nhân/Kỹ sư</w:t>
            </w:r>
          </w:p>
          <w:p w:rsidR="00000000" w:rsidDel="00000000" w:rsidP="00000000" w:rsidRDefault="00000000" w:rsidRPr="00000000" w14:paraId="00000257">
            <w:pPr>
              <w:widowControl w:val="0"/>
              <w:numPr>
                <w:ilvl w:val="0"/>
                <w:numId w:val="34"/>
              </w:numPr>
              <w:spacing w:line="240" w:lineRule="auto"/>
              <w:ind w:left="720" w:hanging="360"/>
            </w:pPr>
            <w:r w:rsidDel="00000000" w:rsidR="00000000" w:rsidRPr="00000000">
              <w:rPr>
                <w:rtl w:val="0"/>
              </w:rPr>
              <w:t xml:space="preserve">SĐT</w:t>
            </w:r>
          </w:p>
          <w:p w:rsidR="00000000" w:rsidDel="00000000" w:rsidP="00000000" w:rsidRDefault="00000000" w:rsidRPr="00000000" w14:paraId="00000258">
            <w:pPr>
              <w:widowControl w:val="0"/>
              <w:numPr>
                <w:ilvl w:val="0"/>
                <w:numId w:val="34"/>
              </w:numPr>
              <w:spacing w:line="240" w:lineRule="auto"/>
              <w:ind w:left="720" w:hanging="360"/>
            </w:pPr>
            <w:r w:rsidDel="00000000" w:rsidR="00000000" w:rsidRPr="00000000">
              <w:rPr>
                <w:rtl w:val="0"/>
              </w:rPr>
              <w:t xml:space="preserve">Email</w:t>
            </w:r>
          </w:p>
          <w:p w:rsidR="00000000" w:rsidDel="00000000" w:rsidP="00000000" w:rsidRDefault="00000000" w:rsidRPr="00000000" w14:paraId="00000259">
            <w:pPr>
              <w:widowControl w:val="0"/>
              <w:numPr>
                <w:ilvl w:val="0"/>
                <w:numId w:val="34"/>
              </w:numPr>
              <w:spacing w:line="240" w:lineRule="auto"/>
              <w:ind w:left="720" w:hanging="360"/>
            </w:pPr>
            <w:r w:rsidDel="00000000" w:rsidR="00000000" w:rsidRPr="00000000">
              <w:rPr>
                <w:rtl w:val="0"/>
              </w:rPr>
              <w:t xml:space="preserve">Ngày sinh</w:t>
            </w:r>
          </w:p>
          <w:p w:rsidR="00000000" w:rsidDel="00000000" w:rsidP="00000000" w:rsidRDefault="00000000" w:rsidRPr="00000000" w14:paraId="0000025A">
            <w:pPr>
              <w:widowControl w:val="0"/>
              <w:numPr>
                <w:ilvl w:val="0"/>
                <w:numId w:val="34"/>
              </w:numPr>
              <w:spacing w:line="240" w:lineRule="auto"/>
              <w:ind w:left="720" w:hanging="360"/>
            </w:pPr>
            <w:r w:rsidDel="00000000" w:rsidR="00000000" w:rsidRPr="00000000">
              <w:rPr>
                <w:rtl w:val="0"/>
              </w:rPr>
              <w:t xml:space="preserve">Giới tính</w:t>
            </w:r>
          </w:p>
          <w:p w:rsidR="00000000" w:rsidDel="00000000" w:rsidP="00000000" w:rsidRDefault="00000000" w:rsidRPr="00000000" w14:paraId="0000025B">
            <w:pPr>
              <w:widowControl w:val="0"/>
              <w:numPr>
                <w:ilvl w:val="0"/>
                <w:numId w:val="34"/>
              </w:numPr>
              <w:spacing w:line="240" w:lineRule="auto"/>
              <w:ind w:left="720" w:hanging="360"/>
            </w:pPr>
            <w:r w:rsidDel="00000000" w:rsidR="00000000" w:rsidRPr="00000000">
              <w:rPr>
                <w:rtl w:val="0"/>
              </w:rPr>
              <w:t xml:space="preserve">Địa chỉ thường trú</w:t>
            </w:r>
          </w:p>
          <w:p w:rsidR="00000000" w:rsidDel="00000000" w:rsidP="00000000" w:rsidRDefault="00000000" w:rsidRPr="00000000" w14:paraId="0000025C">
            <w:pPr>
              <w:widowControl w:val="0"/>
              <w:numPr>
                <w:ilvl w:val="0"/>
                <w:numId w:val="34"/>
              </w:numPr>
              <w:spacing w:line="240" w:lineRule="auto"/>
              <w:ind w:left="720" w:hanging="360"/>
            </w:pPr>
            <w:r w:rsidDel="00000000" w:rsidR="00000000" w:rsidRPr="00000000">
              <w:rPr>
                <w:rtl w:val="0"/>
              </w:rPr>
              <w:t xml:space="preserve">Trạng thái thực tập</w:t>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Popup[xóa sinh viên]</w:t>
            </w:r>
          </w:p>
        </w:tc>
        <w:tc>
          <w:tcPr/>
          <w:p w:rsidR="00000000" w:rsidDel="00000000" w:rsidP="00000000" w:rsidRDefault="00000000" w:rsidRPr="00000000" w14:paraId="0000025E">
            <w:pPr>
              <w:widowControl w:val="0"/>
              <w:numPr>
                <w:ilvl w:val="0"/>
                <w:numId w:val="70"/>
              </w:numPr>
              <w:spacing w:line="240" w:lineRule="auto"/>
              <w:ind w:left="720" w:hanging="360"/>
            </w:pPr>
            <w:r w:rsidDel="00000000" w:rsidR="00000000" w:rsidRPr="00000000">
              <w:rPr>
                <w:rtl w:val="0"/>
              </w:rPr>
              <w:t xml:space="preserve">Nội dung: Bạn có chắc chắn muốn xóa sinh viên -  [MSV]-[Họ tên] không?</w:t>
            </w:r>
          </w:p>
          <w:p w:rsidR="00000000" w:rsidDel="00000000" w:rsidP="00000000" w:rsidRDefault="00000000" w:rsidRPr="00000000" w14:paraId="0000025F">
            <w:pPr>
              <w:widowControl w:val="0"/>
              <w:numPr>
                <w:ilvl w:val="0"/>
                <w:numId w:val="70"/>
              </w:numPr>
              <w:spacing w:line="240" w:lineRule="auto"/>
              <w:ind w:left="720" w:hanging="360"/>
            </w:pPr>
            <w:r w:rsidDel="00000000" w:rsidR="00000000" w:rsidRPr="00000000">
              <w:rPr>
                <w:rtl w:val="0"/>
              </w:rPr>
              <w:t xml:space="preserve">Khi xác nhận xóa, nếu tài khoản đã có dữ liệu liên kết hiển thị thông báo lỗi “Không thể xóa sinh viên đã có dữ liệu liên kết trong hệ thống.” Nếu tài khoản k có dữ liệu liên kết hiển thị thông báo “Xóa sinh viên thành công”</w:t>
            </w:r>
          </w:p>
        </w:tc>
      </w:tr>
      <w:tr>
        <w:trPr>
          <w:cantSplit w:val="0"/>
          <w:tblHeader w:val="0"/>
        </w:trPr>
        <w:tc>
          <w:tcPr/>
          <w:p w:rsidR="00000000" w:rsidDel="00000000" w:rsidP="00000000" w:rsidRDefault="00000000" w:rsidRPr="00000000" w14:paraId="00000260">
            <w:pPr>
              <w:spacing w:line="240" w:lineRule="auto"/>
              <w:rPr/>
            </w:pPr>
            <w:commentRangeStart w:id="5"/>
            <w:r w:rsidDel="00000000" w:rsidR="00000000" w:rsidRPr="00000000">
              <w:rPr>
                <w:rtl w:val="0"/>
              </w:rPr>
              <w:t xml:space="preserve">Popup[theo dõi thực tập]</w:t>
            </w:r>
          </w:p>
        </w:tc>
        <w:tc>
          <w:tcPr/>
          <w:p w:rsidR="00000000" w:rsidDel="00000000" w:rsidP="00000000" w:rsidRDefault="00000000" w:rsidRPr="00000000" w14:paraId="00000261">
            <w:pPr>
              <w:numPr>
                <w:ilvl w:val="0"/>
                <w:numId w:val="106"/>
              </w:numPr>
              <w:spacing w:line="240" w:lineRule="auto"/>
              <w:ind w:left="720" w:hanging="360"/>
            </w:pPr>
            <w:r w:rsidDel="00000000" w:rsidR="00000000" w:rsidRPr="00000000">
              <w:rPr>
                <w:rtl w:val="0"/>
              </w:rPr>
              <w:t xml:space="preserve">Hiển thị thông tin: MSV, Họ tên,lớp, khoa, khóa, bậc, GVHD. </w:t>
            </w:r>
          </w:p>
          <w:p w:rsidR="00000000" w:rsidDel="00000000" w:rsidP="00000000" w:rsidRDefault="00000000" w:rsidRPr="00000000" w14:paraId="00000262">
            <w:pPr>
              <w:numPr>
                <w:ilvl w:val="0"/>
                <w:numId w:val="106"/>
              </w:numPr>
              <w:spacing w:line="240" w:lineRule="auto"/>
              <w:ind w:left="720" w:hanging="360"/>
            </w:pPr>
            <w:r w:rsidDel="00000000" w:rsidR="00000000" w:rsidRPr="00000000">
              <w:rPr>
                <w:rtl w:val="0"/>
              </w:rPr>
              <w:t xml:space="preserve">Theo dõi thực tập hiển thị các giai đoạn:</w:t>
            </w:r>
          </w:p>
          <w:p w:rsidR="00000000" w:rsidDel="00000000" w:rsidP="00000000" w:rsidRDefault="00000000" w:rsidRPr="00000000" w14:paraId="00000263">
            <w:pPr>
              <w:numPr>
                <w:ilvl w:val="0"/>
                <w:numId w:val="21"/>
              </w:numPr>
              <w:spacing w:line="240" w:lineRule="auto"/>
              <w:ind w:left="720" w:hanging="360"/>
            </w:pPr>
            <w:r w:rsidDel="00000000" w:rsidR="00000000" w:rsidRPr="00000000">
              <w:rPr>
                <w:rtl w:val="0"/>
              </w:rPr>
              <w:t xml:space="preserve">Trạng thái ban đầu là “chưa thực tập”, doanh nghiệp xác nhận SV tham gia thực tập</w:t>
            </w:r>
          </w:p>
          <w:p w:rsidR="00000000" w:rsidDel="00000000" w:rsidP="00000000" w:rsidRDefault="00000000" w:rsidRPr="00000000" w14:paraId="00000264">
            <w:pPr>
              <w:numPr>
                <w:ilvl w:val="0"/>
                <w:numId w:val="21"/>
              </w:numPr>
              <w:spacing w:line="240" w:lineRule="auto"/>
              <w:ind w:left="720" w:hanging="360"/>
            </w:pPr>
            <w:r w:rsidDel="00000000" w:rsidR="00000000" w:rsidRPr="00000000">
              <w:rPr>
                <w:rtl w:val="0"/>
              </w:rPr>
              <w:t xml:space="preserve">-&gt; trạng thái là “Đang thực tập”, hiển thị bổ sung các thông tin(Thời gian tiếp nhận thực tập[từ ngày … - đến ngày…]-Tên doanh nghiệp-MST-Địa chỉ trụ sở chính). </w:t>
            </w:r>
          </w:p>
          <w:p w:rsidR="00000000" w:rsidDel="00000000" w:rsidP="00000000" w:rsidRDefault="00000000" w:rsidRPr="00000000" w14:paraId="00000265">
            <w:pPr>
              <w:numPr>
                <w:ilvl w:val="0"/>
                <w:numId w:val="21"/>
              </w:numPr>
              <w:spacing w:line="240" w:lineRule="auto"/>
              <w:ind w:left="720" w:hanging="360"/>
            </w:pPr>
            <w:r w:rsidDel="00000000" w:rsidR="00000000" w:rsidRPr="00000000">
              <w:rPr>
                <w:rtl w:val="0"/>
              </w:rPr>
              <w:t xml:space="preserve">SV thực tập ngoài hoặc thực tập tại trường thì GVHD là người xác nhận trạng thái cho SV là “Thực tập tự túc”, hiển thị bổ sung thời gian thực tập[từ ngày … - đến ngày…]. Khi SV nộp BCTT-&gt;trạng thái “Đã nộp BCTT”-hiển thị tg nộp, GVHD kiểm tra và chấm điểm quá trình + điểm kết thúc học phần+đánh giá -&gt;trạng thái “Đã duyệt BCTT”, hiển thị thời gian duyệt BCTT, file BCTT, điểm,đánh giá GVHD</w:t>
            </w:r>
          </w:p>
          <w:p w:rsidR="00000000" w:rsidDel="00000000" w:rsidP="00000000" w:rsidRDefault="00000000" w:rsidRPr="00000000" w14:paraId="00000266">
            <w:pPr>
              <w:numPr>
                <w:ilvl w:val="0"/>
                <w:numId w:val="21"/>
              </w:numPr>
              <w:spacing w:line="240" w:lineRule="auto"/>
              <w:ind w:left="720" w:hanging="360"/>
            </w:pPr>
            <w:r w:rsidDel="00000000" w:rsidR="00000000" w:rsidRPr="00000000">
              <w:rPr>
                <w:rtl w:val="0"/>
              </w:rPr>
              <w:t xml:space="preserve">Admin sau khi tiếp nhận điểm+đánh giá+BCTT từ GVHD và phê duyệt, trạng thái là “hoàn thành thực tập”, hiển thị thời gian hoàn thành</w:t>
            </w:r>
          </w:p>
        </w:tc>
      </w:tr>
      <w:tr>
        <w:trPr>
          <w:cantSplit w:val="0"/>
          <w:tblHeader w:val="0"/>
        </w:trPr>
        <w:tc>
          <w:tcPr/>
          <w:p w:rsidR="00000000" w:rsidDel="00000000" w:rsidP="00000000" w:rsidRDefault="00000000" w:rsidRPr="00000000" w14:paraId="00000267">
            <w:pPr>
              <w:rPr/>
            </w:pPr>
            <w:commentRangeEnd w:id="5"/>
            <w:r w:rsidDel="00000000" w:rsidR="00000000" w:rsidRPr="00000000">
              <w:commentReference w:id="5"/>
            </w:r>
            <w:r w:rsidDel="00000000" w:rsidR="00000000" w:rsidRPr="00000000">
              <w:rPr>
                <w:rtl w:val="0"/>
              </w:rPr>
              <w:t xml:space="preserve">Popup[thêm từng SV]</w:t>
            </w:r>
          </w:p>
        </w:tc>
        <w:tc>
          <w:tcPr/>
          <w:p w:rsidR="00000000" w:rsidDel="00000000" w:rsidP="00000000" w:rsidRDefault="00000000" w:rsidRPr="00000000" w14:paraId="00000268">
            <w:pPr>
              <w:widowControl w:val="0"/>
              <w:numPr>
                <w:ilvl w:val="0"/>
                <w:numId w:val="84"/>
              </w:numPr>
              <w:spacing w:line="240" w:lineRule="auto"/>
              <w:ind w:left="720" w:hanging="360"/>
            </w:pPr>
            <w:r w:rsidDel="00000000" w:rsidR="00000000" w:rsidRPr="00000000">
              <w:rPr>
                <w:rtl w:val="0"/>
              </w:rPr>
              <w:t xml:space="preserve">Tất cả các trường là bắt buộc</w:t>
            </w:r>
          </w:p>
          <w:p w:rsidR="00000000" w:rsidDel="00000000" w:rsidP="00000000" w:rsidRDefault="00000000" w:rsidRPr="00000000" w14:paraId="00000269">
            <w:pPr>
              <w:widowControl w:val="0"/>
              <w:numPr>
                <w:ilvl w:val="0"/>
                <w:numId w:val="84"/>
              </w:numPr>
              <w:spacing w:line="240" w:lineRule="auto"/>
              <w:ind w:left="720" w:hanging="360"/>
            </w:pPr>
            <w:r w:rsidDel="00000000" w:rsidR="00000000" w:rsidRPr="00000000">
              <w:rPr>
                <w:rtl w:val="0"/>
              </w:rPr>
              <w:t xml:space="preserve">Textbox[Mã sinh viên]: chỉ cho phép nhập số có độ dài từ 8-15 ký tự</w:t>
            </w:r>
          </w:p>
          <w:p w:rsidR="00000000" w:rsidDel="00000000" w:rsidP="00000000" w:rsidRDefault="00000000" w:rsidRPr="00000000" w14:paraId="0000026A">
            <w:pPr>
              <w:widowControl w:val="0"/>
              <w:numPr>
                <w:ilvl w:val="0"/>
                <w:numId w:val="84"/>
              </w:numPr>
              <w:spacing w:line="240" w:lineRule="auto"/>
              <w:ind w:left="720" w:hanging="360"/>
            </w:pPr>
            <w:r w:rsidDel="00000000" w:rsidR="00000000" w:rsidRPr="00000000">
              <w:rPr>
                <w:rtl w:val="0"/>
              </w:rPr>
              <w:t xml:space="preserve">Textbox[Họ tên]: chỉ cho phép nhập chữ và dấu cách, có độ dài từ 1-255 ký tự</w:t>
            </w:r>
          </w:p>
          <w:p w:rsidR="00000000" w:rsidDel="00000000" w:rsidP="00000000" w:rsidRDefault="00000000" w:rsidRPr="00000000" w14:paraId="0000026B">
            <w:pPr>
              <w:widowControl w:val="0"/>
              <w:numPr>
                <w:ilvl w:val="0"/>
                <w:numId w:val="84"/>
              </w:numPr>
              <w:spacing w:line="240" w:lineRule="auto"/>
              <w:ind w:left="720" w:hanging="360"/>
            </w:pPr>
            <w:r w:rsidDel="00000000" w:rsidR="00000000" w:rsidRPr="00000000">
              <w:rPr>
                <w:rtl w:val="0"/>
              </w:rPr>
              <w:t xml:space="preserve">Textbox[Số điện thoại]: chỉ cho phép nhập số có độ dài từ 8-12 ký tự</w:t>
            </w:r>
          </w:p>
          <w:p w:rsidR="00000000" w:rsidDel="00000000" w:rsidP="00000000" w:rsidRDefault="00000000" w:rsidRPr="00000000" w14:paraId="0000026C">
            <w:pPr>
              <w:widowControl w:val="0"/>
              <w:numPr>
                <w:ilvl w:val="0"/>
                <w:numId w:val="84"/>
              </w:numPr>
              <w:spacing w:line="240" w:lineRule="auto"/>
              <w:ind w:left="720" w:hanging="360"/>
            </w:pPr>
            <w:r w:rsidDel="00000000" w:rsidR="00000000" w:rsidRPr="00000000">
              <w:rPr>
                <w:rtl w:val="0"/>
              </w:rPr>
              <w:t xml:space="preserve">Textbox[Email]: chỉ nhập nhận email có định dạng “example@domain.com”</w:t>
            </w:r>
          </w:p>
          <w:p w:rsidR="00000000" w:rsidDel="00000000" w:rsidP="00000000" w:rsidRDefault="00000000" w:rsidRPr="00000000" w14:paraId="0000026D">
            <w:pPr>
              <w:widowControl w:val="0"/>
              <w:numPr>
                <w:ilvl w:val="0"/>
                <w:numId w:val="84"/>
              </w:numPr>
              <w:spacing w:line="240" w:lineRule="auto"/>
              <w:ind w:left="720" w:hanging="360"/>
            </w:pPr>
            <w:r w:rsidDel="00000000" w:rsidR="00000000" w:rsidRPr="00000000">
              <w:rPr>
                <w:rtl w:val="0"/>
              </w:rPr>
              <w:t xml:space="preserve">Date[Ngày sinh]: validate nếu chọn ngày sinh mà khi tính tuổi &lt;18 thì thông báo lỗi</w:t>
            </w:r>
          </w:p>
          <w:p w:rsidR="00000000" w:rsidDel="00000000" w:rsidP="00000000" w:rsidRDefault="00000000" w:rsidRPr="00000000" w14:paraId="0000026E">
            <w:pPr>
              <w:widowControl w:val="0"/>
              <w:numPr>
                <w:ilvl w:val="0"/>
                <w:numId w:val="84"/>
              </w:numPr>
              <w:spacing w:line="240" w:lineRule="auto"/>
              <w:ind w:left="720" w:hanging="360"/>
            </w:pPr>
            <w:r w:rsidDel="00000000" w:rsidR="00000000" w:rsidRPr="00000000">
              <w:rPr>
                <w:rtl w:val="0"/>
              </w:rPr>
              <w:t xml:space="preserve">Radiobutton[Giới tính]</w:t>
            </w:r>
          </w:p>
          <w:p w:rsidR="00000000" w:rsidDel="00000000" w:rsidP="00000000" w:rsidRDefault="00000000" w:rsidRPr="00000000" w14:paraId="0000026F">
            <w:pPr>
              <w:widowControl w:val="0"/>
              <w:numPr>
                <w:ilvl w:val="0"/>
                <w:numId w:val="84"/>
              </w:numPr>
              <w:spacing w:line="240" w:lineRule="auto"/>
              <w:ind w:left="720" w:hanging="360"/>
            </w:pPr>
            <w:r w:rsidDel="00000000" w:rsidR="00000000" w:rsidRPr="00000000">
              <w:rPr>
                <w:rtl w:val="0"/>
              </w:rPr>
              <w:t xml:space="preserve">Địa chỉ thường trú: làm như địa chỉ khi đăng ký doanh nghiệp( k cần textbox[địa chỉ chi tiết])</w:t>
            </w:r>
          </w:p>
          <w:p w:rsidR="00000000" w:rsidDel="00000000" w:rsidP="00000000" w:rsidRDefault="00000000" w:rsidRPr="00000000" w14:paraId="00000270">
            <w:pPr>
              <w:widowControl w:val="0"/>
              <w:numPr>
                <w:ilvl w:val="0"/>
                <w:numId w:val="84"/>
              </w:numPr>
              <w:spacing w:line="240" w:lineRule="auto"/>
              <w:ind w:left="720" w:hanging="360"/>
            </w:pPr>
            <w:r w:rsidDel="00000000" w:rsidR="00000000" w:rsidRPr="00000000">
              <w:rPr>
                <w:rtl w:val="0"/>
              </w:rPr>
              <w:t xml:space="preserve">Textbox[Lớp]: chỉ cho phép nhập chữ và số, có độ dài từ 1-255 ký tự</w:t>
            </w:r>
          </w:p>
          <w:p w:rsidR="00000000" w:rsidDel="00000000" w:rsidP="00000000" w:rsidRDefault="00000000" w:rsidRPr="00000000" w14:paraId="00000271">
            <w:pPr>
              <w:widowControl w:val="0"/>
              <w:numPr>
                <w:ilvl w:val="0"/>
                <w:numId w:val="84"/>
              </w:numPr>
              <w:spacing w:line="240" w:lineRule="auto"/>
              <w:ind w:left="720" w:hanging="360"/>
            </w:pPr>
            <w:r w:rsidDel="00000000" w:rsidR="00000000" w:rsidRPr="00000000">
              <w:rPr>
                <w:rtl w:val="0"/>
              </w:rPr>
              <w:t xml:space="preserve">Dropdown[Khoa]</w:t>
            </w:r>
          </w:p>
          <w:p w:rsidR="00000000" w:rsidDel="00000000" w:rsidP="00000000" w:rsidRDefault="00000000" w:rsidRPr="00000000" w14:paraId="00000272">
            <w:pPr>
              <w:widowControl w:val="0"/>
              <w:numPr>
                <w:ilvl w:val="0"/>
                <w:numId w:val="84"/>
              </w:numPr>
              <w:spacing w:line="240" w:lineRule="auto"/>
              <w:ind w:left="720" w:hanging="360"/>
            </w:pPr>
            <w:r w:rsidDel="00000000" w:rsidR="00000000" w:rsidRPr="00000000">
              <w:rPr>
                <w:rtl w:val="0"/>
              </w:rPr>
              <w:t xml:space="preserve">Textbox[Khóa]:chỉ cho phép nhập chữ và số, có độ dài từ 1-10 ký tự</w:t>
            </w:r>
          </w:p>
          <w:p w:rsidR="00000000" w:rsidDel="00000000" w:rsidP="00000000" w:rsidRDefault="00000000" w:rsidRPr="00000000" w14:paraId="00000273">
            <w:pPr>
              <w:widowControl w:val="0"/>
              <w:numPr>
                <w:ilvl w:val="0"/>
                <w:numId w:val="84"/>
              </w:numPr>
              <w:spacing w:line="240" w:lineRule="auto"/>
              <w:ind w:left="720" w:hanging="360"/>
            </w:pPr>
            <w:r w:rsidDel="00000000" w:rsidR="00000000" w:rsidRPr="00000000">
              <w:rPr>
                <w:rtl w:val="0"/>
              </w:rPr>
              <w:t xml:space="preserve">Dropdown[Bậc]: Cử nhân/Kỹ sư</w:t>
            </w:r>
          </w:p>
          <w:p w:rsidR="00000000" w:rsidDel="00000000" w:rsidP="00000000" w:rsidRDefault="00000000" w:rsidRPr="00000000" w14:paraId="00000274">
            <w:pPr>
              <w:widowControl w:val="0"/>
              <w:numPr>
                <w:ilvl w:val="0"/>
                <w:numId w:val="84"/>
              </w:numPr>
              <w:spacing w:line="240" w:lineRule="auto"/>
              <w:ind w:left="720" w:hanging="360"/>
            </w:pPr>
            <w:r w:rsidDel="00000000" w:rsidR="00000000" w:rsidRPr="00000000">
              <w:rPr>
                <w:rtl w:val="0"/>
              </w:rPr>
              <w:t xml:space="preserve">Button[Tạo]: nếu thông tin đã có tr hệ thống(MSV, SĐT,Email) thì hiển thị thông báo lỗi, khi thêm thành công thì sinh viên sẽ được cấp tài khoản đăng nhập sử dụng email,mật khẩu là ngày sinh </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popup[thêm danh sách SV]</w:t>
            </w:r>
          </w:p>
        </w:tc>
        <w:tc>
          <w:tcPr/>
          <w:p w:rsidR="00000000" w:rsidDel="00000000" w:rsidP="00000000" w:rsidRDefault="00000000" w:rsidRPr="00000000" w14:paraId="00000276">
            <w:pPr>
              <w:widowControl w:val="0"/>
              <w:numPr>
                <w:ilvl w:val="0"/>
                <w:numId w:val="71"/>
              </w:numPr>
              <w:spacing w:line="240" w:lineRule="auto"/>
              <w:ind w:left="720" w:hanging="360"/>
            </w:pPr>
            <w:r w:rsidDel="00000000" w:rsidR="00000000" w:rsidRPr="00000000">
              <w:rPr>
                <w:rtl w:val="0"/>
              </w:rPr>
              <w:t xml:space="preserve">Cho tải file excel mẫu</w:t>
            </w:r>
          </w:p>
          <w:p w:rsidR="00000000" w:rsidDel="00000000" w:rsidP="00000000" w:rsidRDefault="00000000" w:rsidRPr="00000000" w14:paraId="00000277">
            <w:pPr>
              <w:widowControl w:val="0"/>
              <w:numPr>
                <w:ilvl w:val="0"/>
                <w:numId w:val="71"/>
              </w:numPr>
              <w:spacing w:line="240" w:lineRule="auto"/>
              <w:ind w:left="720" w:hanging="360"/>
            </w:pPr>
            <w:r w:rsidDel="00000000" w:rsidR="00000000" w:rsidRPr="00000000">
              <w:rPr>
                <w:rtl w:val="0"/>
              </w:rPr>
              <w:t xml:space="preserve">Chỉ cho upload file có định dạng excel</w:t>
            </w:r>
          </w:p>
          <w:p w:rsidR="00000000" w:rsidDel="00000000" w:rsidP="00000000" w:rsidRDefault="00000000" w:rsidRPr="00000000" w14:paraId="00000278">
            <w:pPr>
              <w:widowControl w:val="0"/>
              <w:numPr>
                <w:ilvl w:val="0"/>
                <w:numId w:val="71"/>
              </w:numPr>
              <w:spacing w:line="240" w:lineRule="auto"/>
              <w:ind w:left="720" w:hanging="360"/>
            </w:pPr>
            <w:r w:rsidDel="00000000" w:rsidR="00000000" w:rsidRPr="00000000">
              <w:rPr>
                <w:rtl w:val="0"/>
              </w:rPr>
              <w:t xml:space="preserve">Nếu file excel rỗng: “File Excel k có dữ liệu. Vui lòng kt lại.”</w:t>
            </w:r>
          </w:p>
          <w:p w:rsidR="00000000" w:rsidDel="00000000" w:rsidP="00000000" w:rsidRDefault="00000000" w:rsidRPr="00000000" w14:paraId="00000279">
            <w:pPr>
              <w:widowControl w:val="0"/>
              <w:numPr>
                <w:ilvl w:val="0"/>
                <w:numId w:val="71"/>
              </w:numPr>
              <w:spacing w:line="240" w:lineRule="auto"/>
              <w:ind w:left="720" w:hanging="360"/>
            </w:pPr>
            <w:r w:rsidDel="00000000" w:rsidR="00000000" w:rsidRPr="00000000">
              <w:rPr>
                <w:rtl w:val="0"/>
              </w:rPr>
              <w:t xml:space="preserve">Nếu có dòng có dữ liệu trống thì thông báo “Dòng x trong file Excel thiếu dữ liệu. Vui lòng kt lại”</w:t>
            </w:r>
          </w:p>
          <w:p w:rsidR="00000000" w:rsidDel="00000000" w:rsidP="00000000" w:rsidRDefault="00000000" w:rsidRPr="00000000" w14:paraId="0000027A">
            <w:pPr>
              <w:widowControl w:val="0"/>
              <w:numPr>
                <w:ilvl w:val="0"/>
                <w:numId w:val="71"/>
              </w:numPr>
              <w:spacing w:line="240" w:lineRule="auto"/>
              <w:ind w:left="720" w:hanging="360"/>
            </w:pPr>
            <w:r w:rsidDel="00000000" w:rsidR="00000000" w:rsidRPr="00000000">
              <w:rPr>
                <w:rtl w:val="0"/>
              </w:rPr>
              <w:t xml:space="preserve">Nếu có dòng dữ liệu trùng nhau trong file thì thông báo “Dòng x đang có nhiều dòng dữ liệu trong file Excel. Vui lòng kiểm tra lại.”</w:t>
            </w:r>
          </w:p>
          <w:p w:rsidR="00000000" w:rsidDel="00000000" w:rsidP="00000000" w:rsidRDefault="00000000" w:rsidRPr="00000000" w14:paraId="0000027B">
            <w:pPr>
              <w:widowControl w:val="0"/>
              <w:numPr>
                <w:ilvl w:val="0"/>
                <w:numId w:val="71"/>
              </w:numPr>
              <w:spacing w:line="240" w:lineRule="auto"/>
              <w:ind w:left="720" w:hanging="360"/>
            </w:pPr>
            <w:r w:rsidDel="00000000" w:rsidR="00000000" w:rsidRPr="00000000">
              <w:rPr>
                <w:rtl w:val="0"/>
              </w:rPr>
              <w:t xml:space="preserve">Nếu có dòng dữ liệu đã tồn tại trong hệ thống thì thông báo “Dòng x trong file Excel chứa thông tin đã tồn tại trong hệ thống. Vui lòng kiểm tra lại.”</w:t>
            </w:r>
          </w:p>
          <w:p w:rsidR="00000000" w:rsidDel="00000000" w:rsidP="00000000" w:rsidRDefault="00000000" w:rsidRPr="00000000" w14:paraId="0000027C">
            <w:pPr>
              <w:widowControl w:val="0"/>
              <w:numPr>
                <w:ilvl w:val="0"/>
                <w:numId w:val="71"/>
              </w:numPr>
              <w:spacing w:line="240" w:lineRule="auto"/>
              <w:ind w:left="720" w:hanging="360"/>
            </w:pPr>
            <w:r w:rsidDel="00000000" w:rsidR="00000000" w:rsidRPr="00000000">
              <w:rPr>
                <w:rtl w:val="0"/>
              </w:rPr>
              <w:t xml:space="preserve">Nếu có cột dữ liệu k đúng ràng buộc đã viết ở form thêm từng SV thì hiển thị thông báo “Dòng x có dữ liệu nhập vào k đúng định dạng. Vui lòng kt lại”</w:t>
            </w:r>
          </w:p>
          <w:p w:rsidR="00000000" w:rsidDel="00000000" w:rsidP="00000000" w:rsidRDefault="00000000" w:rsidRPr="00000000" w14:paraId="0000027D">
            <w:pPr>
              <w:widowControl w:val="0"/>
              <w:numPr>
                <w:ilvl w:val="0"/>
                <w:numId w:val="71"/>
              </w:numPr>
              <w:spacing w:line="240" w:lineRule="auto"/>
              <w:ind w:left="720" w:hanging="360"/>
            </w:pPr>
            <w:r w:rsidDel="00000000" w:rsidR="00000000" w:rsidRPr="00000000">
              <w:rPr>
                <w:rtl w:val="0"/>
              </w:rPr>
              <w:t xml:space="preserve">Button[tạo]: khi thêm thành công thì các sinh viên sẽ được cấp tài khoản đăng nhập sử dụng email,mật khẩu là ngày sinh </w:t>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Popup[sửa thông tin SV]</w:t>
            </w:r>
          </w:p>
        </w:tc>
        <w:tc>
          <w:tcPr/>
          <w:p w:rsidR="00000000" w:rsidDel="00000000" w:rsidP="00000000" w:rsidRDefault="00000000" w:rsidRPr="00000000" w14:paraId="0000027F">
            <w:pPr>
              <w:widowControl w:val="0"/>
              <w:numPr>
                <w:ilvl w:val="0"/>
                <w:numId w:val="84"/>
              </w:numPr>
              <w:spacing w:line="240" w:lineRule="auto"/>
              <w:ind w:left="720" w:hanging="360"/>
            </w:pPr>
            <w:r w:rsidDel="00000000" w:rsidR="00000000" w:rsidRPr="00000000">
              <w:rPr>
                <w:rtl w:val="0"/>
              </w:rPr>
              <w:t xml:space="preserve">Tất cả các trường hiển thị dữ liệu hiện tại của SV, validate và ràng buộc như ở form thêm từng SV, sửa k ảnh hưởng đến thông tin đăng nhập</w:t>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numPr>
          <w:ilvl w:val="0"/>
          <w:numId w:val="94"/>
        </w:numPr>
        <w:ind w:left="720" w:hanging="360"/>
        <w:rPr>
          <w:highlight w:val="yellow"/>
        </w:rPr>
      </w:pPr>
      <w:r w:rsidDel="00000000" w:rsidR="00000000" w:rsidRPr="00000000">
        <w:rPr>
          <w:highlight w:val="yellow"/>
          <w:rtl w:val="0"/>
        </w:rPr>
        <w:t xml:space="preserve">Quản lý GVHD</w:t>
      </w:r>
    </w:p>
    <w:p w:rsidR="00000000" w:rsidDel="00000000" w:rsidP="00000000" w:rsidRDefault="00000000" w:rsidRPr="00000000" w14:paraId="00000283">
      <w:pPr>
        <w:numPr>
          <w:ilvl w:val="0"/>
          <w:numId w:val="108"/>
        </w:numPr>
        <w:ind w:left="1440" w:hanging="360"/>
        <w:rPr>
          <w:highlight w:val="yellow"/>
        </w:rPr>
      </w:pPr>
      <w:r w:rsidDel="00000000" w:rsidR="00000000" w:rsidRPr="00000000">
        <w:rPr>
          <w:highlight w:val="yellow"/>
          <w:rtl w:val="0"/>
        </w:rPr>
        <w:t xml:space="preserve">1 card thống kê số lượng GVHD chưa được phân công và 1 card thống kê số lượng GVHD đã được phân công của đợt thực tập mới nhất</w:t>
      </w:r>
      <w:commentRangeStart w:id="6"/>
      <w:commentRangeStart w:id="7"/>
      <w:r w:rsidDel="00000000" w:rsidR="00000000" w:rsidRPr="00000000">
        <w:rPr>
          <w:rtl w:val="0"/>
        </w:rPr>
      </w:r>
    </w:p>
    <w:p w:rsidR="00000000" w:rsidDel="00000000" w:rsidP="00000000" w:rsidRDefault="00000000" w:rsidRPr="00000000" w14:paraId="00000284">
      <w:pPr>
        <w:numPr>
          <w:ilvl w:val="0"/>
          <w:numId w:val="80"/>
        </w:numPr>
        <w:ind w:left="1440" w:hanging="360"/>
      </w:pP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Hiển thị bảng danh sách GVHD có các cột sau: STT, Họ tên, Số điện thoại, Email, Khoa, Bậc(mỗi GVHD có các thao tác: xem,sửa, xóa) </w:t>
      </w:r>
    </w:p>
    <w:p w:rsidR="00000000" w:rsidDel="00000000" w:rsidP="00000000" w:rsidRDefault="00000000" w:rsidRPr="00000000" w14:paraId="00000285">
      <w:pPr>
        <w:numPr>
          <w:ilvl w:val="0"/>
          <w:numId w:val="80"/>
        </w:numPr>
        <w:ind w:left="1440" w:hanging="360"/>
      </w:pPr>
      <w:r w:rsidDel="00000000" w:rsidR="00000000" w:rsidRPr="00000000">
        <w:rPr>
          <w:rtl w:val="0"/>
        </w:rPr>
        <w:t xml:space="preserve">Cho phép xem và sửa thông tin GVHD, xóa(nếu chưa có dữ liệu liên kết) </w:t>
      </w:r>
    </w:p>
    <w:p w:rsidR="00000000" w:rsidDel="00000000" w:rsidP="00000000" w:rsidRDefault="00000000" w:rsidRPr="00000000" w14:paraId="00000286">
      <w:pPr>
        <w:numPr>
          <w:ilvl w:val="0"/>
          <w:numId w:val="80"/>
        </w:numPr>
        <w:ind w:left="1440" w:hanging="360"/>
      </w:pPr>
      <w:r w:rsidDel="00000000" w:rsidR="00000000" w:rsidRPr="00000000">
        <w:rPr>
          <w:rtl w:val="0"/>
        </w:rPr>
        <w:t xml:space="preserve">Có chức năng thêm từng GV và thêm danh sách GV bằng file excel</w:t>
      </w:r>
    </w:p>
    <w:p w:rsidR="00000000" w:rsidDel="00000000" w:rsidP="00000000" w:rsidRDefault="00000000" w:rsidRPr="00000000" w14:paraId="00000287">
      <w:pPr>
        <w:numPr>
          <w:ilvl w:val="0"/>
          <w:numId w:val="80"/>
        </w:numPr>
        <w:ind w:left="1440" w:hanging="360"/>
      </w:pPr>
      <w:r w:rsidDel="00000000" w:rsidR="00000000" w:rsidRPr="00000000">
        <w:rPr>
          <w:rtl w:val="0"/>
        </w:rPr>
        <w:t xml:space="preserve">Tìm kiếm: 1 textbox tìm chung cho cả họ tên,sđt,email và 1 dropdown tìm kiếm theo khoa, 1 dropdown tìm kiếm theo bậc và 1 button[tìm kiếm]</w:t>
      </w:r>
    </w:p>
    <w:p w:rsidR="00000000" w:rsidDel="00000000" w:rsidP="00000000" w:rsidRDefault="00000000" w:rsidRPr="00000000" w14:paraId="00000288">
      <w:pPr>
        <w:rPr/>
      </w:pPr>
      <w:r w:rsidDel="00000000" w:rsidR="00000000" w:rsidRPr="00000000">
        <w:rPr>
          <w:rtl w:val="0"/>
        </w:rPr>
      </w:r>
    </w:p>
    <w:tbl>
      <w:tblPr>
        <w:tblStyle w:val="Table1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p w:rsidR="00000000" w:rsidDel="00000000" w:rsidP="00000000" w:rsidRDefault="00000000" w:rsidRPr="00000000" w14:paraId="00000289">
            <w:pPr>
              <w:rPr/>
            </w:pPr>
            <w:r w:rsidDel="00000000" w:rsidR="00000000" w:rsidRPr="00000000">
              <w:rPr>
                <w:rtl w:val="0"/>
              </w:rPr>
              <w:t xml:space="preserve">Popup[xem thông tin GV]</w:t>
            </w:r>
          </w:p>
        </w:tc>
        <w:tc>
          <w:tcPr/>
          <w:p w:rsidR="00000000" w:rsidDel="00000000" w:rsidP="00000000" w:rsidRDefault="00000000" w:rsidRPr="00000000" w14:paraId="0000028A">
            <w:pPr>
              <w:widowControl w:val="0"/>
              <w:spacing w:line="240" w:lineRule="auto"/>
              <w:rPr/>
            </w:pPr>
            <w:r w:rsidDel="00000000" w:rsidR="00000000" w:rsidRPr="00000000">
              <w:rPr>
                <w:rtl w:val="0"/>
              </w:rPr>
            </w:r>
          </w:p>
          <w:p w:rsidR="00000000" w:rsidDel="00000000" w:rsidP="00000000" w:rsidRDefault="00000000" w:rsidRPr="00000000" w14:paraId="0000028B">
            <w:pPr>
              <w:widowControl w:val="0"/>
              <w:numPr>
                <w:ilvl w:val="0"/>
                <w:numId w:val="34"/>
              </w:numPr>
              <w:spacing w:line="240" w:lineRule="auto"/>
              <w:ind w:left="720" w:hanging="360"/>
            </w:pPr>
            <w:r w:rsidDel="00000000" w:rsidR="00000000" w:rsidRPr="00000000">
              <w:rPr>
                <w:rtl w:val="0"/>
              </w:rPr>
              <w:t xml:space="preserve">Họ tên</w:t>
            </w:r>
          </w:p>
          <w:p w:rsidR="00000000" w:rsidDel="00000000" w:rsidP="00000000" w:rsidRDefault="00000000" w:rsidRPr="00000000" w14:paraId="0000028C">
            <w:pPr>
              <w:widowControl w:val="0"/>
              <w:numPr>
                <w:ilvl w:val="0"/>
                <w:numId w:val="34"/>
              </w:numPr>
              <w:spacing w:line="240" w:lineRule="auto"/>
              <w:ind w:left="720" w:hanging="360"/>
            </w:pPr>
            <w:r w:rsidDel="00000000" w:rsidR="00000000" w:rsidRPr="00000000">
              <w:rPr>
                <w:rtl w:val="0"/>
              </w:rPr>
              <w:t xml:space="preserve">Số điện thoại</w:t>
            </w:r>
          </w:p>
          <w:p w:rsidR="00000000" w:rsidDel="00000000" w:rsidP="00000000" w:rsidRDefault="00000000" w:rsidRPr="00000000" w14:paraId="0000028D">
            <w:pPr>
              <w:widowControl w:val="0"/>
              <w:numPr>
                <w:ilvl w:val="0"/>
                <w:numId w:val="34"/>
              </w:numPr>
              <w:spacing w:line="240" w:lineRule="auto"/>
              <w:ind w:left="720" w:hanging="360"/>
            </w:pPr>
            <w:r w:rsidDel="00000000" w:rsidR="00000000" w:rsidRPr="00000000">
              <w:rPr>
                <w:rtl w:val="0"/>
              </w:rPr>
              <w:t xml:space="preserve">Email</w:t>
            </w:r>
          </w:p>
          <w:p w:rsidR="00000000" w:rsidDel="00000000" w:rsidP="00000000" w:rsidRDefault="00000000" w:rsidRPr="00000000" w14:paraId="0000028E">
            <w:pPr>
              <w:widowControl w:val="0"/>
              <w:numPr>
                <w:ilvl w:val="0"/>
                <w:numId w:val="34"/>
              </w:numPr>
              <w:spacing w:line="240" w:lineRule="auto"/>
              <w:ind w:left="720" w:hanging="360"/>
            </w:pPr>
            <w:r w:rsidDel="00000000" w:rsidR="00000000" w:rsidRPr="00000000">
              <w:rPr>
                <w:rtl w:val="0"/>
              </w:rPr>
              <w:t xml:space="preserve">Ngày sinh</w:t>
            </w:r>
          </w:p>
          <w:p w:rsidR="00000000" w:rsidDel="00000000" w:rsidP="00000000" w:rsidRDefault="00000000" w:rsidRPr="00000000" w14:paraId="0000028F">
            <w:pPr>
              <w:widowControl w:val="0"/>
              <w:numPr>
                <w:ilvl w:val="0"/>
                <w:numId w:val="34"/>
              </w:numPr>
              <w:spacing w:line="240" w:lineRule="auto"/>
              <w:ind w:left="720" w:hanging="360"/>
            </w:pPr>
            <w:r w:rsidDel="00000000" w:rsidR="00000000" w:rsidRPr="00000000">
              <w:rPr>
                <w:rtl w:val="0"/>
              </w:rPr>
              <w:t xml:space="preserve">Giới tính</w:t>
            </w:r>
          </w:p>
          <w:p w:rsidR="00000000" w:rsidDel="00000000" w:rsidP="00000000" w:rsidRDefault="00000000" w:rsidRPr="00000000" w14:paraId="00000290">
            <w:pPr>
              <w:widowControl w:val="0"/>
              <w:numPr>
                <w:ilvl w:val="0"/>
                <w:numId w:val="34"/>
              </w:numPr>
              <w:spacing w:line="240" w:lineRule="auto"/>
              <w:ind w:left="720" w:hanging="360"/>
            </w:pPr>
            <w:r w:rsidDel="00000000" w:rsidR="00000000" w:rsidRPr="00000000">
              <w:rPr>
                <w:rtl w:val="0"/>
              </w:rPr>
              <w:t xml:space="preserve">Địa chỉ thường trú</w:t>
            </w:r>
          </w:p>
          <w:p w:rsidR="00000000" w:rsidDel="00000000" w:rsidP="00000000" w:rsidRDefault="00000000" w:rsidRPr="00000000" w14:paraId="00000291">
            <w:pPr>
              <w:widowControl w:val="0"/>
              <w:numPr>
                <w:ilvl w:val="0"/>
                <w:numId w:val="34"/>
              </w:numPr>
              <w:spacing w:line="240" w:lineRule="auto"/>
              <w:ind w:left="720" w:hanging="360"/>
            </w:pPr>
            <w:r w:rsidDel="00000000" w:rsidR="00000000" w:rsidRPr="00000000">
              <w:rPr>
                <w:rtl w:val="0"/>
              </w:rPr>
              <w:t xml:space="preserve">Khoa</w:t>
            </w:r>
          </w:p>
          <w:p w:rsidR="00000000" w:rsidDel="00000000" w:rsidP="00000000" w:rsidRDefault="00000000" w:rsidRPr="00000000" w14:paraId="00000292">
            <w:pPr>
              <w:widowControl w:val="0"/>
              <w:numPr>
                <w:ilvl w:val="0"/>
                <w:numId w:val="34"/>
              </w:numPr>
              <w:spacing w:line="240" w:lineRule="auto"/>
              <w:ind w:left="720" w:hanging="360"/>
            </w:pPr>
            <w:r w:rsidDel="00000000" w:rsidR="00000000" w:rsidRPr="00000000">
              <w:rPr>
                <w:rtl w:val="0"/>
              </w:rPr>
              <w:t xml:space="preserve">Bậc: Thạc sĩ/Tiến sĩ/phó giáo sư/giáo sư</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Popup[xóa GV]</w:t>
            </w:r>
          </w:p>
        </w:tc>
        <w:tc>
          <w:tcPr/>
          <w:p w:rsidR="00000000" w:rsidDel="00000000" w:rsidP="00000000" w:rsidRDefault="00000000" w:rsidRPr="00000000" w14:paraId="00000294">
            <w:pPr>
              <w:widowControl w:val="0"/>
              <w:numPr>
                <w:ilvl w:val="0"/>
                <w:numId w:val="70"/>
              </w:numPr>
              <w:spacing w:line="240" w:lineRule="auto"/>
              <w:ind w:left="720" w:hanging="360"/>
            </w:pPr>
            <w:r w:rsidDel="00000000" w:rsidR="00000000" w:rsidRPr="00000000">
              <w:rPr>
                <w:rtl w:val="0"/>
              </w:rPr>
              <w:t xml:space="preserve">Nội dung: Bạn có chắc chắn muốn xóa GVHD [Bậc]-[Họ tên]-[Khoa] không?</w:t>
            </w:r>
          </w:p>
          <w:p w:rsidR="00000000" w:rsidDel="00000000" w:rsidP="00000000" w:rsidRDefault="00000000" w:rsidRPr="00000000" w14:paraId="00000295">
            <w:pPr>
              <w:widowControl w:val="0"/>
              <w:numPr>
                <w:ilvl w:val="0"/>
                <w:numId w:val="70"/>
              </w:numPr>
              <w:spacing w:line="240" w:lineRule="auto"/>
              <w:ind w:left="720" w:hanging="360"/>
            </w:pPr>
            <w:r w:rsidDel="00000000" w:rsidR="00000000" w:rsidRPr="00000000">
              <w:rPr>
                <w:rtl w:val="0"/>
              </w:rPr>
              <w:t xml:space="preserve">Khi xác nhận xóa, nếu tài khoản đã có dữ liệu liên kết hiển thị thông báo lỗi “Không thể xóa GVHD đã có dữ liệu liên kết trong hệ thống.” Nếu tài khoản k có dữ liệu liên kết hiển thị thông báo “Xóa GVHD thành công”</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Popup[thêm từng GV]</w:t>
            </w:r>
          </w:p>
        </w:tc>
        <w:tc>
          <w:tcPr/>
          <w:p w:rsidR="00000000" w:rsidDel="00000000" w:rsidP="00000000" w:rsidRDefault="00000000" w:rsidRPr="00000000" w14:paraId="00000297">
            <w:pPr>
              <w:widowControl w:val="0"/>
              <w:numPr>
                <w:ilvl w:val="0"/>
                <w:numId w:val="84"/>
              </w:numPr>
              <w:spacing w:line="240" w:lineRule="auto"/>
              <w:ind w:left="720" w:hanging="360"/>
            </w:pPr>
            <w:r w:rsidDel="00000000" w:rsidR="00000000" w:rsidRPr="00000000">
              <w:rPr>
                <w:rtl w:val="0"/>
              </w:rPr>
              <w:t xml:space="preserve">Tất cả các trường là bắt buộc</w:t>
            </w:r>
          </w:p>
          <w:p w:rsidR="00000000" w:rsidDel="00000000" w:rsidP="00000000" w:rsidRDefault="00000000" w:rsidRPr="00000000" w14:paraId="00000298">
            <w:pPr>
              <w:widowControl w:val="0"/>
              <w:numPr>
                <w:ilvl w:val="0"/>
                <w:numId w:val="84"/>
              </w:numPr>
              <w:spacing w:line="240" w:lineRule="auto"/>
              <w:ind w:left="720" w:hanging="360"/>
            </w:pPr>
            <w:r w:rsidDel="00000000" w:rsidR="00000000" w:rsidRPr="00000000">
              <w:rPr>
                <w:rtl w:val="0"/>
              </w:rPr>
              <w:t xml:space="preserve">Textbox[Họ tên]: chỉ cho phép nhập chữ và dấu cách, có độ dài từ 1-255 ký tự</w:t>
            </w:r>
          </w:p>
          <w:p w:rsidR="00000000" w:rsidDel="00000000" w:rsidP="00000000" w:rsidRDefault="00000000" w:rsidRPr="00000000" w14:paraId="00000299">
            <w:pPr>
              <w:widowControl w:val="0"/>
              <w:numPr>
                <w:ilvl w:val="0"/>
                <w:numId w:val="84"/>
              </w:numPr>
              <w:spacing w:line="240" w:lineRule="auto"/>
              <w:ind w:left="720" w:hanging="360"/>
            </w:pPr>
            <w:r w:rsidDel="00000000" w:rsidR="00000000" w:rsidRPr="00000000">
              <w:rPr>
                <w:rtl w:val="0"/>
              </w:rPr>
              <w:t xml:space="preserve">Textbox[Số điện thoại]: chỉ cho phép nhập số có độ dài từ 8-12 ký tự</w:t>
            </w:r>
          </w:p>
          <w:p w:rsidR="00000000" w:rsidDel="00000000" w:rsidP="00000000" w:rsidRDefault="00000000" w:rsidRPr="00000000" w14:paraId="0000029A">
            <w:pPr>
              <w:widowControl w:val="0"/>
              <w:numPr>
                <w:ilvl w:val="0"/>
                <w:numId w:val="84"/>
              </w:numPr>
              <w:spacing w:line="240" w:lineRule="auto"/>
              <w:ind w:left="720" w:hanging="360"/>
            </w:pPr>
            <w:r w:rsidDel="00000000" w:rsidR="00000000" w:rsidRPr="00000000">
              <w:rPr>
                <w:rtl w:val="0"/>
              </w:rPr>
              <w:t xml:space="preserve">Textbox[Email]: chỉ nhập nhận email có định dạng “example@domain.com”</w:t>
            </w:r>
          </w:p>
          <w:p w:rsidR="00000000" w:rsidDel="00000000" w:rsidP="00000000" w:rsidRDefault="00000000" w:rsidRPr="00000000" w14:paraId="0000029B">
            <w:pPr>
              <w:widowControl w:val="0"/>
              <w:numPr>
                <w:ilvl w:val="0"/>
                <w:numId w:val="84"/>
              </w:numPr>
              <w:spacing w:line="240" w:lineRule="auto"/>
              <w:ind w:left="720" w:hanging="360"/>
            </w:pPr>
            <w:r w:rsidDel="00000000" w:rsidR="00000000" w:rsidRPr="00000000">
              <w:rPr>
                <w:rtl w:val="0"/>
              </w:rPr>
              <w:t xml:space="preserve">Date[Ngày sinh]: validate nếu chọn ngày sinh mà khi tính tuổi &lt;18 thì thông báo lỗi</w:t>
            </w:r>
          </w:p>
          <w:p w:rsidR="00000000" w:rsidDel="00000000" w:rsidP="00000000" w:rsidRDefault="00000000" w:rsidRPr="00000000" w14:paraId="0000029C">
            <w:pPr>
              <w:widowControl w:val="0"/>
              <w:numPr>
                <w:ilvl w:val="0"/>
                <w:numId w:val="84"/>
              </w:numPr>
              <w:spacing w:line="240" w:lineRule="auto"/>
              <w:ind w:left="720" w:hanging="360"/>
            </w:pPr>
            <w:r w:rsidDel="00000000" w:rsidR="00000000" w:rsidRPr="00000000">
              <w:rPr>
                <w:rtl w:val="0"/>
              </w:rPr>
              <w:t xml:space="preserve">Radiobutton[Giới tính]</w:t>
            </w:r>
          </w:p>
          <w:p w:rsidR="00000000" w:rsidDel="00000000" w:rsidP="00000000" w:rsidRDefault="00000000" w:rsidRPr="00000000" w14:paraId="0000029D">
            <w:pPr>
              <w:widowControl w:val="0"/>
              <w:numPr>
                <w:ilvl w:val="0"/>
                <w:numId w:val="84"/>
              </w:numPr>
              <w:spacing w:line="240" w:lineRule="auto"/>
              <w:ind w:left="720" w:hanging="360"/>
            </w:pPr>
            <w:r w:rsidDel="00000000" w:rsidR="00000000" w:rsidRPr="00000000">
              <w:rPr>
                <w:rtl w:val="0"/>
              </w:rPr>
              <w:t xml:space="preserve">Địa chỉ thường trú: làm như địa chỉ khi đăng ký doanh nghiệp( k cần textbox[địa chỉ chi tiết])</w:t>
            </w:r>
          </w:p>
          <w:p w:rsidR="00000000" w:rsidDel="00000000" w:rsidP="00000000" w:rsidRDefault="00000000" w:rsidRPr="00000000" w14:paraId="0000029E">
            <w:pPr>
              <w:widowControl w:val="0"/>
              <w:numPr>
                <w:ilvl w:val="0"/>
                <w:numId w:val="84"/>
              </w:numPr>
              <w:spacing w:line="240" w:lineRule="auto"/>
              <w:ind w:left="720" w:hanging="360"/>
            </w:pPr>
            <w:r w:rsidDel="00000000" w:rsidR="00000000" w:rsidRPr="00000000">
              <w:rPr>
                <w:rtl w:val="0"/>
              </w:rPr>
              <w:t xml:space="preserve">Dropdown[Khoa]</w:t>
            </w:r>
          </w:p>
          <w:p w:rsidR="00000000" w:rsidDel="00000000" w:rsidP="00000000" w:rsidRDefault="00000000" w:rsidRPr="00000000" w14:paraId="0000029F">
            <w:pPr>
              <w:widowControl w:val="0"/>
              <w:numPr>
                <w:ilvl w:val="0"/>
                <w:numId w:val="84"/>
              </w:numPr>
              <w:spacing w:line="240" w:lineRule="auto"/>
              <w:ind w:left="720" w:hanging="360"/>
            </w:pPr>
            <w:r w:rsidDel="00000000" w:rsidR="00000000" w:rsidRPr="00000000">
              <w:rPr>
                <w:rtl w:val="0"/>
              </w:rPr>
              <w:t xml:space="preserve">Dropdown[Bậc]: </w:t>
            </w:r>
          </w:p>
          <w:p w:rsidR="00000000" w:rsidDel="00000000" w:rsidP="00000000" w:rsidRDefault="00000000" w:rsidRPr="00000000" w14:paraId="000002A0">
            <w:pPr>
              <w:widowControl w:val="0"/>
              <w:numPr>
                <w:ilvl w:val="0"/>
                <w:numId w:val="84"/>
              </w:numPr>
              <w:spacing w:line="240" w:lineRule="auto"/>
              <w:ind w:left="720" w:hanging="360"/>
            </w:pPr>
            <w:r w:rsidDel="00000000" w:rsidR="00000000" w:rsidRPr="00000000">
              <w:rPr>
                <w:rtl w:val="0"/>
              </w:rPr>
              <w:t xml:space="preserve">Button[Tạo]:  nếu thông tin đã có tr hệ thống(SĐT,Email) thì hiển thị thông báo lỗi, khi thêm thành công thì GV sẽ được cấp tài khoản đăng nhập sử dụng email,mật khẩu là ngày sinh </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popup[thêm danh sách GV]</w:t>
            </w:r>
          </w:p>
        </w:tc>
        <w:tc>
          <w:tcPr/>
          <w:p w:rsidR="00000000" w:rsidDel="00000000" w:rsidP="00000000" w:rsidRDefault="00000000" w:rsidRPr="00000000" w14:paraId="000002A2">
            <w:pPr>
              <w:widowControl w:val="0"/>
              <w:numPr>
                <w:ilvl w:val="0"/>
                <w:numId w:val="71"/>
              </w:numPr>
              <w:spacing w:line="240" w:lineRule="auto"/>
              <w:ind w:left="720" w:hanging="360"/>
            </w:pPr>
            <w:r w:rsidDel="00000000" w:rsidR="00000000" w:rsidRPr="00000000">
              <w:rPr>
                <w:rtl w:val="0"/>
              </w:rPr>
              <w:t xml:space="preserve">Cho tải file excel mẫu</w:t>
            </w:r>
          </w:p>
          <w:p w:rsidR="00000000" w:rsidDel="00000000" w:rsidP="00000000" w:rsidRDefault="00000000" w:rsidRPr="00000000" w14:paraId="000002A3">
            <w:pPr>
              <w:widowControl w:val="0"/>
              <w:numPr>
                <w:ilvl w:val="0"/>
                <w:numId w:val="71"/>
              </w:numPr>
              <w:spacing w:line="240" w:lineRule="auto"/>
              <w:ind w:left="720" w:hanging="360"/>
            </w:pPr>
            <w:r w:rsidDel="00000000" w:rsidR="00000000" w:rsidRPr="00000000">
              <w:rPr>
                <w:rtl w:val="0"/>
              </w:rPr>
              <w:t xml:space="preserve">Chỉ cho upload file có định dạng excel</w:t>
            </w:r>
          </w:p>
          <w:p w:rsidR="00000000" w:rsidDel="00000000" w:rsidP="00000000" w:rsidRDefault="00000000" w:rsidRPr="00000000" w14:paraId="000002A4">
            <w:pPr>
              <w:widowControl w:val="0"/>
              <w:numPr>
                <w:ilvl w:val="0"/>
                <w:numId w:val="71"/>
              </w:numPr>
              <w:spacing w:line="240" w:lineRule="auto"/>
              <w:ind w:left="720" w:hanging="360"/>
            </w:pPr>
            <w:r w:rsidDel="00000000" w:rsidR="00000000" w:rsidRPr="00000000">
              <w:rPr>
                <w:rtl w:val="0"/>
              </w:rPr>
              <w:t xml:space="preserve">Nếu file excel rỗng: “File Excel k có dữ liệu. Vui lòng kt lại.”</w:t>
            </w:r>
          </w:p>
          <w:p w:rsidR="00000000" w:rsidDel="00000000" w:rsidP="00000000" w:rsidRDefault="00000000" w:rsidRPr="00000000" w14:paraId="000002A5">
            <w:pPr>
              <w:widowControl w:val="0"/>
              <w:numPr>
                <w:ilvl w:val="0"/>
                <w:numId w:val="71"/>
              </w:numPr>
              <w:spacing w:line="240" w:lineRule="auto"/>
              <w:ind w:left="720" w:hanging="360"/>
            </w:pPr>
            <w:r w:rsidDel="00000000" w:rsidR="00000000" w:rsidRPr="00000000">
              <w:rPr>
                <w:rtl w:val="0"/>
              </w:rPr>
              <w:t xml:space="preserve">Nếu có dòng có dữ liệu trống thì thông báo “Dòng x trong file Excel thiếu dữ liệu. Vui lòng kt lại”</w:t>
            </w:r>
          </w:p>
          <w:p w:rsidR="00000000" w:rsidDel="00000000" w:rsidP="00000000" w:rsidRDefault="00000000" w:rsidRPr="00000000" w14:paraId="000002A6">
            <w:pPr>
              <w:widowControl w:val="0"/>
              <w:numPr>
                <w:ilvl w:val="0"/>
                <w:numId w:val="71"/>
              </w:numPr>
              <w:spacing w:line="240" w:lineRule="auto"/>
              <w:ind w:left="720" w:hanging="360"/>
            </w:pPr>
            <w:r w:rsidDel="00000000" w:rsidR="00000000" w:rsidRPr="00000000">
              <w:rPr>
                <w:rtl w:val="0"/>
              </w:rPr>
              <w:t xml:space="preserve">Nếu có dòng dữ liệu trùng nhau trong file thì thông báo “Dòng x đang có nhiều dòng dữ liệu trong file Excel. Vui lòng kiểm tra lại.”</w:t>
            </w:r>
          </w:p>
          <w:p w:rsidR="00000000" w:rsidDel="00000000" w:rsidP="00000000" w:rsidRDefault="00000000" w:rsidRPr="00000000" w14:paraId="000002A7">
            <w:pPr>
              <w:widowControl w:val="0"/>
              <w:numPr>
                <w:ilvl w:val="0"/>
                <w:numId w:val="71"/>
              </w:numPr>
              <w:spacing w:line="240" w:lineRule="auto"/>
              <w:ind w:left="720" w:hanging="360"/>
            </w:pPr>
            <w:r w:rsidDel="00000000" w:rsidR="00000000" w:rsidRPr="00000000">
              <w:rPr>
                <w:rtl w:val="0"/>
              </w:rPr>
              <w:t xml:space="preserve">Nếu có dòng dữ liệu đã tồn tại trong hệ thống thì thông báo “Dòng x trong file Excel chứa thông tin đã tồn tại trong hệ thống. Vui lòng kiểm tra lại.”</w:t>
            </w:r>
          </w:p>
          <w:p w:rsidR="00000000" w:rsidDel="00000000" w:rsidP="00000000" w:rsidRDefault="00000000" w:rsidRPr="00000000" w14:paraId="000002A8">
            <w:pPr>
              <w:widowControl w:val="0"/>
              <w:numPr>
                <w:ilvl w:val="0"/>
                <w:numId w:val="71"/>
              </w:numPr>
              <w:spacing w:line="240" w:lineRule="auto"/>
              <w:ind w:left="720" w:hanging="360"/>
            </w:pPr>
            <w:r w:rsidDel="00000000" w:rsidR="00000000" w:rsidRPr="00000000">
              <w:rPr>
                <w:rtl w:val="0"/>
              </w:rPr>
              <w:t xml:space="preserve">Nếu có cột dữ liệu k đúng ràng buộc đã viết ở form thêm từng GV thì hiển thị thông báo “Dòng x có dữ liệu nhập vào k đúng định dạng. Vui lòng kt lại”</w:t>
            </w:r>
          </w:p>
          <w:p w:rsidR="00000000" w:rsidDel="00000000" w:rsidP="00000000" w:rsidRDefault="00000000" w:rsidRPr="00000000" w14:paraId="000002A9">
            <w:pPr>
              <w:widowControl w:val="0"/>
              <w:numPr>
                <w:ilvl w:val="0"/>
                <w:numId w:val="71"/>
              </w:numPr>
              <w:spacing w:line="240" w:lineRule="auto"/>
              <w:ind w:left="720" w:hanging="360"/>
            </w:pPr>
            <w:r w:rsidDel="00000000" w:rsidR="00000000" w:rsidRPr="00000000">
              <w:rPr>
                <w:rtl w:val="0"/>
              </w:rPr>
              <w:t xml:space="preserve">Button[tạo]: khi thêm thành công thì các GV sẽ được cấp tài khoản đăng nhập sử dụng email,mật khẩu là ngày sinh </w:t>
            </w:r>
          </w:p>
        </w:tc>
      </w:tr>
      <w:tr>
        <w:trPr>
          <w:cantSplit w:val="0"/>
          <w:tblHeader w:val="0"/>
        </w:trPr>
        <w:tc>
          <w:tcPr/>
          <w:p w:rsidR="00000000" w:rsidDel="00000000" w:rsidP="00000000" w:rsidRDefault="00000000" w:rsidRPr="00000000" w14:paraId="000002AA">
            <w:pPr>
              <w:rPr/>
            </w:pPr>
            <w:r w:rsidDel="00000000" w:rsidR="00000000" w:rsidRPr="00000000">
              <w:rPr>
                <w:rtl w:val="0"/>
              </w:rPr>
              <w:t xml:space="preserve">Popup[sửa thông tin GV]</w:t>
            </w:r>
          </w:p>
        </w:tc>
        <w:tc>
          <w:tcPr/>
          <w:p w:rsidR="00000000" w:rsidDel="00000000" w:rsidP="00000000" w:rsidRDefault="00000000" w:rsidRPr="00000000" w14:paraId="000002AB">
            <w:pPr>
              <w:widowControl w:val="0"/>
              <w:numPr>
                <w:ilvl w:val="0"/>
                <w:numId w:val="84"/>
              </w:numPr>
              <w:spacing w:line="240" w:lineRule="auto"/>
              <w:ind w:left="720" w:hanging="360"/>
            </w:pPr>
            <w:r w:rsidDel="00000000" w:rsidR="00000000" w:rsidRPr="00000000">
              <w:rPr>
                <w:rtl w:val="0"/>
              </w:rPr>
              <w:t xml:space="preserve">Tất cả các trường hiển thị dữ liệu hiện tại của GV, validate và ràng buộc như ở form thêm từng GV, sửa k ảnh hưởng đến thông tin đăng nhập</w:t>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0"/>
          <w:numId w:val="94"/>
        </w:numPr>
        <w:ind w:left="720" w:hanging="360"/>
        <w:rPr>
          <w:highlight w:val="yellow"/>
        </w:rPr>
      </w:pPr>
      <w:r w:rsidDel="00000000" w:rsidR="00000000" w:rsidRPr="00000000">
        <w:rPr>
          <w:highlight w:val="yellow"/>
          <w:rtl w:val="0"/>
        </w:rPr>
        <w:t xml:space="preserve">Quản lý đợt thực tập</w:t>
      </w:r>
    </w:p>
    <w:p w:rsidR="00000000" w:rsidDel="00000000" w:rsidP="00000000" w:rsidRDefault="00000000" w:rsidRPr="00000000" w14:paraId="000002AE">
      <w:pPr>
        <w:numPr>
          <w:ilvl w:val="0"/>
          <w:numId w:val="68"/>
        </w:numPr>
        <w:ind w:left="1440" w:hanging="360"/>
        <w:rPr>
          <w:highlight w:val="yellow"/>
        </w:rPr>
      </w:pPr>
      <w:r w:rsidDel="00000000" w:rsidR="00000000" w:rsidRPr="00000000">
        <w:rPr>
          <w:highlight w:val="yellow"/>
          <w:rtl w:val="0"/>
        </w:rPr>
        <w:t xml:space="preserve">1 card thống kê số lượng đợt thực tập đang mở, 1 card thống kê số lượng đợt thực tập đã đóng</w:t>
      </w:r>
    </w:p>
    <w:p w:rsidR="00000000" w:rsidDel="00000000" w:rsidP="00000000" w:rsidRDefault="00000000" w:rsidRPr="00000000" w14:paraId="000002AF">
      <w:pPr>
        <w:numPr>
          <w:ilvl w:val="0"/>
          <w:numId w:val="107"/>
        </w:numPr>
        <w:ind w:left="1440" w:hanging="360"/>
      </w:pPr>
      <w:r w:rsidDel="00000000" w:rsidR="00000000" w:rsidRPr="00000000">
        <w:rPr>
          <w:rtl w:val="0"/>
        </w:rPr>
        <w:t xml:space="preserve">Hiển thị bảng danh sách các đợt thực tập gồm: STT, Tên đợt thực tập, học kỳ, năm học, thời gian bắt đầu-thời gian kết thúc, trạng thái (mỗi đợt có các thao tác: xem,sửa, xóa,cập nhật trạng thái) </w:t>
      </w:r>
    </w:p>
    <w:p w:rsidR="00000000" w:rsidDel="00000000" w:rsidP="00000000" w:rsidRDefault="00000000" w:rsidRPr="00000000" w14:paraId="000002B0">
      <w:pPr>
        <w:numPr>
          <w:ilvl w:val="0"/>
          <w:numId w:val="107"/>
        </w:numPr>
        <w:ind w:left="1440" w:hanging="360"/>
      </w:pPr>
      <w:r w:rsidDel="00000000" w:rsidR="00000000" w:rsidRPr="00000000">
        <w:rPr>
          <w:rtl w:val="0"/>
        </w:rPr>
        <w:t xml:space="preserve">Cho phép thêm, xem và sửa thông tin đợt thực tập, xóa(nếu chưa có dữ liệu liên kết), cập nhật trạng thái đợt thực tập: Đang mở, Đóng</w:t>
      </w:r>
    </w:p>
    <w:p w:rsidR="00000000" w:rsidDel="00000000" w:rsidP="00000000" w:rsidRDefault="00000000" w:rsidRPr="00000000" w14:paraId="000002B1">
      <w:pPr>
        <w:numPr>
          <w:ilvl w:val="0"/>
          <w:numId w:val="107"/>
        </w:numPr>
        <w:ind w:left="1440" w:hanging="360"/>
      </w:pPr>
      <w:r w:rsidDel="00000000" w:rsidR="00000000" w:rsidRPr="00000000">
        <w:rPr>
          <w:rtl w:val="0"/>
        </w:rPr>
        <w:t xml:space="preserve">Tìm kiếm: 1 textbox theo tên và 1 date tìm theo tg bắt đầu, 1 date tìm theo thời gian kết thúc, 1 dropdown tìm kiếm theo trạng thái và 1 button[tìm kiếm]</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tbl>
      <w:tblPr>
        <w:tblStyle w:val="Table1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p w:rsidR="00000000" w:rsidDel="00000000" w:rsidP="00000000" w:rsidRDefault="00000000" w:rsidRPr="00000000" w14:paraId="000002B4">
            <w:pPr>
              <w:rPr/>
            </w:pPr>
            <w:r w:rsidDel="00000000" w:rsidR="00000000" w:rsidRPr="00000000">
              <w:rPr>
                <w:rtl w:val="0"/>
              </w:rPr>
              <w:t xml:space="preserve">Popup[xem thông tin đợt thực tập]</w:t>
            </w:r>
          </w:p>
        </w:tc>
        <w:tc>
          <w:tcPr/>
          <w:p w:rsidR="00000000" w:rsidDel="00000000" w:rsidP="00000000" w:rsidRDefault="00000000" w:rsidRPr="00000000" w14:paraId="000002B5">
            <w:pPr>
              <w:widowControl w:val="0"/>
              <w:spacing w:line="240" w:lineRule="auto"/>
              <w:rPr/>
            </w:pPr>
            <w:r w:rsidDel="00000000" w:rsidR="00000000" w:rsidRPr="00000000">
              <w:rPr>
                <w:rtl w:val="0"/>
              </w:rPr>
            </w:r>
          </w:p>
          <w:p w:rsidR="00000000" w:rsidDel="00000000" w:rsidP="00000000" w:rsidRDefault="00000000" w:rsidRPr="00000000" w14:paraId="000002B6">
            <w:pPr>
              <w:widowControl w:val="0"/>
              <w:numPr>
                <w:ilvl w:val="0"/>
                <w:numId w:val="34"/>
              </w:numPr>
              <w:spacing w:line="240" w:lineRule="auto"/>
              <w:ind w:left="720" w:hanging="360"/>
            </w:pPr>
            <w:r w:rsidDel="00000000" w:rsidR="00000000" w:rsidRPr="00000000">
              <w:rPr>
                <w:rtl w:val="0"/>
              </w:rPr>
              <w:t xml:space="preserve">Tên đợt thực tập</w:t>
            </w:r>
          </w:p>
          <w:p w:rsidR="00000000" w:rsidDel="00000000" w:rsidP="00000000" w:rsidRDefault="00000000" w:rsidRPr="00000000" w14:paraId="000002B7">
            <w:pPr>
              <w:widowControl w:val="0"/>
              <w:numPr>
                <w:ilvl w:val="0"/>
                <w:numId w:val="34"/>
              </w:numPr>
              <w:spacing w:line="240" w:lineRule="auto"/>
              <w:ind w:left="720" w:hanging="360"/>
            </w:pPr>
            <w:r w:rsidDel="00000000" w:rsidR="00000000" w:rsidRPr="00000000">
              <w:rPr>
                <w:rtl w:val="0"/>
              </w:rPr>
              <w:t xml:space="preserve">Học kỳ</w:t>
            </w:r>
          </w:p>
          <w:p w:rsidR="00000000" w:rsidDel="00000000" w:rsidP="00000000" w:rsidRDefault="00000000" w:rsidRPr="00000000" w14:paraId="000002B8">
            <w:pPr>
              <w:widowControl w:val="0"/>
              <w:numPr>
                <w:ilvl w:val="0"/>
                <w:numId w:val="34"/>
              </w:numPr>
              <w:spacing w:line="240" w:lineRule="auto"/>
              <w:ind w:left="720" w:hanging="360"/>
            </w:pPr>
            <w:r w:rsidDel="00000000" w:rsidR="00000000" w:rsidRPr="00000000">
              <w:rPr>
                <w:rtl w:val="0"/>
              </w:rPr>
              <w:t xml:space="preserve">Năm học</w:t>
            </w:r>
          </w:p>
          <w:p w:rsidR="00000000" w:rsidDel="00000000" w:rsidP="00000000" w:rsidRDefault="00000000" w:rsidRPr="00000000" w14:paraId="000002B9">
            <w:pPr>
              <w:widowControl w:val="0"/>
              <w:numPr>
                <w:ilvl w:val="0"/>
                <w:numId w:val="34"/>
              </w:numPr>
              <w:spacing w:line="240" w:lineRule="auto"/>
              <w:ind w:left="720" w:hanging="360"/>
            </w:pPr>
            <w:r w:rsidDel="00000000" w:rsidR="00000000" w:rsidRPr="00000000">
              <w:rPr>
                <w:rtl w:val="0"/>
              </w:rPr>
              <w:t xml:space="preserve">thời gian bắt đầu</w:t>
            </w:r>
          </w:p>
          <w:p w:rsidR="00000000" w:rsidDel="00000000" w:rsidP="00000000" w:rsidRDefault="00000000" w:rsidRPr="00000000" w14:paraId="000002BA">
            <w:pPr>
              <w:widowControl w:val="0"/>
              <w:numPr>
                <w:ilvl w:val="0"/>
                <w:numId w:val="34"/>
              </w:numPr>
              <w:spacing w:line="240" w:lineRule="auto"/>
              <w:ind w:left="720" w:hanging="360"/>
            </w:pPr>
            <w:r w:rsidDel="00000000" w:rsidR="00000000" w:rsidRPr="00000000">
              <w:rPr>
                <w:rtl w:val="0"/>
              </w:rPr>
              <w:t xml:space="preserve">thời gian kết thúc</w:t>
            </w:r>
          </w:p>
          <w:p w:rsidR="00000000" w:rsidDel="00000000" w:rsidP="00000000" w:rsidRDefault="00000000" w:rsidRPr="00000000" w14:paraId="000002BB">
            <w:pPr>
              <w:widowControl w:val="0"/>
              <w:numPr>
                <w:ilvl w:val="0"/>
                <w:numId w:val="34"/>
              </w:numPr>
              <w:spacing w:line="240" w:lineRule="auto"/>
              <w:ind w:left="720" w:hanging="360"/>
            </w:pPr>
            <w:r w:rsidDel="00000000" w:rsidR="00000000" w:rsidRPr="00000000">
              <w:rPr>
                <w:rtl w:val="0"/>
              </w:rPr>
              <w:t xml:space="preserve">trạng thái</w:t>
            </w:r>
          </w:p>
          <w:p w:rsidR="00000000" w:rsidDel="00000000" w:rsidP="00000000" w:rsidRDefault="00000000" w:rsidRPr="00000000" w14:paraId="000002BC">
            <w:pPr>
              <w:widowControl w:val="0"/>
              <w:numPr>
                <w:ilvl w:val="0"/>
                <w:numId w:val="34"/>
              </w:numPr>
              <w:spacing w:line="240" w:lineRule="auto"/>
              <w:ind w:left="720" w:hanging="360"/>
            </w:pPr>
            <w:r w:rsidDel="00000000" w:rsidR="00000000" w:rsidRPr="00000000">
              <w:rPr>
                <w:rtl w:val="0"/>
              </w:rPr>
              <w:t xml:space="preserve">Ghi chú</w:t>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Popup[xóa đợt thực tập]</w:t>
            </w:r>
          </w:p>
        </w:tc>
        <w:tc>
          <w:tcPr/>
          <w:p w:rsidR="00000000" w:rsidDel="00000000" w:rsidP="00000000" w:rsidRDefault="00000000" w:rsidRPr="00000000" w14:paraId="000002BE">
            <w:pPr>
              <w:widowControl w:val="0"/>
              <w:numPr>
                <w:ilvl w:val="0"/>
                <w:numId w:val="70"/>
              </w:numPr>
              <w:spacing w:line="240" w:lineRule="auto"/>
              <w:ind w:left="720" w:hanging="360"/>
            </w:pPr>
            <w:r w:rsidDel="00000000" w:rsidR="00000000" w:rsidRPr="00000000">
              <w:rPr>
                <w:rtl w:val="0"/>
              </w:rPr>
              <w:t xml:space="preserve">Nội dung: Bạn có chắc chắn muốn xóa Đợt thực tập [Tên đợt thực tập] không?</w:t>
            </w:r>
          </w:p>
          <w:p w:rsidR="00000000" w:rsidDel="00000000" w:rsidP="00000000" w:rsidRDefault="00000000" w:rsidRPr="00000000" w14:paraId="000002BF">
            <w:pPr>
              <w:widowControl w:val="0"/>
              <w:numPr>
                <w:ilvl w:val="0"/>
                <w:numId w:val="70"/>
              </w:numPr>
              <w:spacing w:line="240" w:lineRule="auto"/>
              <w:ind w:left="720" w:hanging="360"/>
            </w:pPr>
            <w:r w:rsidDel="00000000" w:rsidR="00000000" w:rsidRPr="00000000">
              <w:rPr>
                <w:rtl w:val="0"/>
              </w:rPr>
              <w:t xml:space="preserve">Khi xác nhận xóa, nếu đã có dữ liệu liên kết hiển thị thông báo lỗi “Không thể xóa Đợt thực tập đã có dữ liệu liên kết trong hệ thống.” Nếu k có dữ liệu liên kết hiển thị thông báo “Xóa đợt thực tập thành công”</w:t>
            </w:r>
          </w:p>
        </w:tc>
      </w:tr>
      <w:tr>
        <w:trPr>
          <w:cantSplit w:val="0"/>
          <w:tblHeader w:val="0"/>
        </w:trPr>
        <w:tc>
          <w:tcPr/>
          <w:p w:rsidR="00000000" w:rsidDel="00000000" w:rsidP="00000000" w:rsidRDefault="00000000" w:rsidRPr="00000000" w14:paraId="000002C0">
            <w:pPr>
              <w:rPr/>
            </w:pPr>
            <w:r w:rsidDel="00000000" w:rsidR="00000000" w:rsidRPr="00000000">
              <w:rPr>
                <w:rtl w:val="0"/>
              </w:rPr>
              <w:t xml:space="preserve">Popup[thêm đợt thực tập]</w:t>
            </w:r>
          </w:p>
        </w:tc>
        <w:tc>
          <w:tcPr/>
          <w:p w:rsidR="00000000" w:rsidDel="00000000" w:rsidP="00000000" w:rsidRDefault="00000000" w:rsidRPr="00000000" w14:paraId="000002C1">
            <w:pPr>
              <w:widowControl w:val="0"/>
              <w:numPr>
                <w:ilvl w:val="0"/>
                <w:numId w:val="84"/>
              </w:numPr>
              <w:spacing w:line="240" w:lineRule="auto"/>
              <w:ind w:left="720" w:hanging="360"/>
            </w:pPr>
            <w:r w:rsidDel="00000000" w:rsidR="00000000" w:rsidRPr="00000000">
              <w:rPr>
                <w:rtl w:val="0"/>
              </w:rPr>
              <w:t xml:space="preserve">Tất cả các trường là bắt buộc</w:t>
            </w:r>
          </w:p>
          <w:p w:rsidR="00000000" w:rsidDel="00000000" w:rsidP="00000000" w:rsidRDefault="00000000" w:rsidRPr="00000000" w14:paraId="000002C2">
            <w:pPr>
              <w:widowControl w:val="0"/>
              <w:numPr>
                <w:ilvl w:val="0"/>
                <w:numId w:val="84"/>
              </w:numPr>
              <w:spacing w:line="240" w:lineRule="auto"/>
              <w:ind w:left="720" w:hanging="360"/>
            </w:pPr>
            <w:r w:rsidDel="00000000" w:rsidR="00000000" w:rsidRPr="00000000">
              <w:rPr>
                <w:rtl w:val="0"/>
              </w:rPr>
              <w:t xml:space="preserve">Textbox[Tên đợt thực tập]: có độ dài từ 1-255 ký tự</w:t>
            </w:r>
          </w:p>
          <w:p w:rsidR="00000000" w:rsidDel="00000000" w:rsidP="00000000" w:rsidRDefault="00000000" w:rsidRPr="00000000" w14:paraId="000002C3">
            <w:pPr>
              <w:widowControl w:val="0"/>
              <w:numPr>
                <w:ilvl w:val="0"/>
                <w:numId w:val="84"/>
              </w:numPr>
              <w:spacing w:line="240" w:lineRule="auto"/>
              <w:ind w:left="720" w:hanging="360"/>
            </w:pPr>
            <w:r w:rsidDel="00000000" w:rsidR="00000000" w:rsidRPr="00000000">
              <w:rPr>
                <w:rtl w:val="0"/>
              </w:rPr>
              <w:t xml:space="preserve">Dropdown[Học kỳ]: HK I, HK II, HK hè, HK phụ</w:t>
            </w:r>
          </w:p>
          <w:p w:rsidR="00000000" w:rsidDel="00000000" w:rsidP="00000000" w:rsidRDefault="00000000" w:rsidRPr="00000000" w14:paraId="000002C4">
            <w:pPr>
              <w:widowControl w:val="0"/>
              <w:numPr>
                <w:ilvl w:val="0"/>
                <w:numId w:val="84"/>
              </w:numPr>
              <w:spacing w:line="240" w:lineRule="auto"/>
              <w:ind w:left="720" w:hanging="360"/>
            </w:pPr>
            <w:r w:rsidDel="00000000" w:rsidR="00000000" w:rsidRPr="00000000">
              <w:rPr>
                <w:rtl w:val="0"/>
              </w:rPr>
              <w:t xml:space="preserve">Textbox[Năm học]: chỉ cho phép nhập ký tự số, dấu “-”, có độ dài từ 8-15 ký tự</w:t>
            </w:r>
          </w:p>
          <w:p w:rsidR="00000000" w:rsidDel="00000000" w:rsidP="00000000" w:rsidRDefault="00000000" w:rsidRPr="00000000" w14:paraId="000002C5">
            <w:pPr>
              <w:widowControl w:val="0"/>
              <w:numPr>
                <w:ilvl w:val="0"/>
                <w:numId w:val="84"/>
              </w:numPr>
              <w:spacing w:line="240" w:lineRule="auto"/>
              <w:ind w:left="720" w:hanging="360"/>
            </w:pPr>
            <w:r w:rsidDel="00000000" w:rsidR="00000000" w:rsidRPr="00000000">
              <w:rPr>
                <w:rtl w:val="0"/>
              </w:rPr>
              <w:t xml:space="preserve">Date[thời gian bắt đầu]: để mặc định là ngày hiện tại</w:t>
            </w:r>
          </w:p>
          <w:p w:rsidR="00000000" w:rsidDel="00000000" w:rsidP="00000000" w:rsidRDefault="00000000" w:rsidRPr="00000000" w14:paraId="000002C6">
            <w:pPr>
              <w:widowControl w:val="0"/>
              <w:numPr>
                <w:ilvl w:val="0"/>
                <w:numId w:val="84"/>
              </w:numPr>
              <w:spacing w:line="240" w:lineRule="auto"/>
              <w:ind w:left="720" w:hanging="360"/>
            </w:pPr>
            <w:r w:rsidDel="00000000" w:rsidR="00000000" w:rsidRPr="00000000">
              <w:rPr>
                <w:rtl w:val="0"/>
              </w:rPr>
              <w:t xml:space="preserve">Date[thời gian kết thúc]: validate phải &gt; ngày bắt đầu và ngày hiện tại </w:t>
            </w:r>
          </w:p>
          <w:p w:rsidR="00000000" w:rsidDel="00000000" w:rsidP="00000000" w:rsidRDefault="00000000" w:rsidRPr="00000000" w14:paraId="000002C7">
            <w:pPr>
              <w:widowControl w:val="0"/>
              <w:numPr>
                <w:ilvl w:val="0"/>
                <w:numId w:val="84"/>
              </w:numPr>
              <w:spacing w:line="240" w:lineRule="auto"/>
              <w:ind w:left="720" w:hanging="360"/>
            </w:pPr>
            <w:r w:rsidDel="00000000" w:rsidR="00000000" w:rsidRPr="00000000">
              <w:rPr>
                <w:rtl w:val="0"/>
              </w:rPr>
              <w:t xml:space="preserve">Trạng thái: mặc định là Đang mở, k cho phép thay đổi trạng thái</w:t>
            </w:r>
          </w:p>
          <w:p w:rsidR="00000000" w:rsidDel="00000000" w:rsidP="00000000" w:rsidRDefault="00000000" w:rsidRPr="00000000" w14:paraId="000002C8">
            <w:pPr>
              <w:widowControl w:val="0"/>
              <w:numPr>
                <w:ilvl w:val="0"/>
                <w:numId w:val="84"/>
              </w:numPr>
              <w:spacing w:line="240" w:lineRule="auto"/>
              <w:ind w:left="720" w:hanging="360"/>
            </w:pPr>
            <w:r w:rsidDel="00000000" w:rsidR="00000000" w:rsidRPr="00000000">
              <w:rPr>
                <w:rtl w:val="0"/>
              </w:rPr>
              <w:t xml:space="preserve">Textbox[Ghi chú]: k bắt buộc</w:t>
            </w:r>
          </w:p>
          <w:p w:rsidR="00000000" w:rsidDel="00000000" w:rsidP="00000000" w:rsidRDefault="00000000" w:rsidRPr="00000000" w14:paraId="000002C9">
            <w:pPr>
              <w:widowControl w:val="0"/>
              <w:numPr>
                <w:ilvl w:val="0"/>
                <w:numId w:val="84"/>
              </w:numPr>
              <w:spacing w:line="240" w:lineRule="auto"/>
              <w:ind w:left="720" w:hanging="360"/>
            </w:pPr>
            <w:r w:rsidDel="00000000" w:rsidR="00000000" w:rsidRPr="00000000">
              <w:rPr>
                <w:rtl w:val="0"/>
              </w:rPr>
              <w:t xml:space="preserve">Button[Tạo]: nếu thông tin đợt thực tập đã có tr hệ thống(trùng kỳ-năm hoặc trùng ngày bắt đầu-ngày kết thúc) thì hiển thị thông báo lỗi</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Popup[cập nhật đợt thực tập]</w:t>
            </w:r>
          </w:p>
        </w:tc>
        <w:tc>
          <w:tcPr/>
          <w:p w:rsidR="00000000" w:rsidDel="00000000" w:rsidP="00000000" w:rsidRDefault="00000000" w:rsidRPr="00000000" w14:paraId="000002CB">
            <w:pPr>
              <w:widowControl w:val="0"/>
              <w:numPr>
                <w:ilvl w:val="0"/>
                <w:numId w:val="84"/>
              </w:numPr>
              <w:spacing w:line="240" w:lineRule="auto"/>
              <w:ind w:left="720" w:hanging="360"/>
            </w:pPr>
            <w:r w:rsidDel="00000000" w:rsidR="00000000" w:rsidRPr="00000000">
              <w:rPr>
                <w:rtl w:val="0"/>
              </w:rPr>
              <w:t xml:space="preserve">Tất cả các trường hiển thị dữ liệu hiện tại của đợt thực tập, validate và ràng buộc như ở form thêm</w:t>
            </w:r>
          </w:p>
          <w:p w:rsidR="00000000" w:rsidDel="00000000" w:rsidP="00000000" w:rsidRDefault="00000000" w:rsidRPr="00000000" w14:paraId="000002CC">
            <w:pPr>
              <w:widowControl w:val="0"/>
              <w:numPr>
                <w:ilvl w:val="0"/>
                <w:numId w:val="84"/>
              </w:numPr>
              <w:spacing w:line="240" w:lineRule="auto"/>
              <w:ind w:left="720" w:hanging="360"/>
              <w:rPr>
                <w:highlight w:val="white"/>
              </w:rPr>
            </w:pPr>
            <w:r w:rsidDel="00000000" w:rsidR="00000000" w:rsidRPr="00000000">
              <w:rPr>
                <w:highlight w:val="white"/>
                <w:rtl w:val="0"/>
              </w:rPr>
              <w:t xml:space="preserve">Cho phép cập nhật trạng thái của đợt thực tập là đóng nếu ngày kết thúc &gt; ngày hiện tại, hiển thị thông báo “Chưa quá hạn thời gian đợt thực tập, xác nhận đóng kỳ thực tập?”, nếu ng dùng xác nhận, trạng thái là Đóng. </w:t>
            </w:r>
            <w:r w:rsidDel="00000000" w:rsidR="00000000" w:rsidRPr="00000000">
              <w:rPr>
                <w:highlight w:val="yellow"/>
                <w:rtl w:val="0"/>
              </w:rPr>
              <w:t xml:space="preserve">Cho người dùng cập nhật lại trạng thái là “Đang mở” nếu trạng thái hiện tại là Đóng và ngày kết thúc &gt; ngày hiện tại </w:t>
            </w:r>
          </w:p>
          <w:p w:rsidR="00000000" w:rsidDel="00000000" w:rsidP="00000000" w:rsidRDefault="00000000" w:rsidRPr="00000000" w14:paraId="000002CD">
            <w:pPr>
              <w:widowControl w:val="0"/>
              <w:numPr>
                <w:ilvl w:val="0"/>
                <w:numId w:val="84"/>
              </w:numPr>
              <w:spacing w:line="240" w:lineRule="auto"/>
              <w:ind w:left="720" w:hanging="360"/>
            </w:pPr>
            <w:r w:rsidDel="00000000" w:rsidR="00000000" w:rsidRPr="00000000">
              <w:rPr>
                <w:rtl w:val="0"/>
              </w:rPr>
              <w:t xml:space="preserve">Nếu ngày kết thúc &lt; ngày hiện tại, trạng thái của kỳ thực tập tự động cập nhật là Đóng</w:t>
            </w:r>
          </w:p>
          <w:p w:rsidR="00000000" w:rsidDel="00000000" w:rsidP="00000000" w:rsidRDefault="00000000" w:rsidRPr="00000000" w14:paraId="000002CE">
            <w:pPr>
              <w:widowControl w:val="0"/>
              <w:numPr>
                <w:ilvl w:val="0"/>
                <w:numId w:val="84"/>
              </w:numPr>
              <w:spacing w:line="240" w:lineRule="auto"/>
              <w:ind w:left="720" w:hanging="360"/>
            </w:pPr>
            <w:r w:rsidDel="00000000" w:rsidR="00000000" w:rsidRPr="00000000">
              <w:rPr>
                <w:rtl w:val="0"/>
              </w:rPr>
              <w:t xml:space="preserve">Nếu ng dùng sửa ngày kết thúc &gt; ngày hiện tại thì trạng thái cập nhật là Đang mở</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numPr>
          <w:ilvl w:val="0"/>
          <w:numId w:val="94"/>
        </w:numPr>
        <w:ind w:left="720" w:hanging="360"/>
        <w:rPr>
          <w:highlight w:val="yellow"/>
        </w:rPr>
      </w:pPr>
      <w:r w:rsidDel="00000000" w:rsidR="00000000" w:rsidRPr="00000000">
        <w:rPr>
          <w:highlight w:val="yellow"/>
          <w:rtl w:val="0"/>
        </w:rPr>
        <w:t xml:space="preserve">Phân công GVHD:</w:t>
      </w:r>
    </w:p>
    <w:p w:rsidR="00000000" w:rsidDel="00000000" w:rsidP="00000000" w:rsidRDefault="00000000" w:rsidRPr="00000000" w14:paraId="000002D1">
      <w:pPr>
        <w:numPr>
          <w:ilvl w:val="0"/>
          <w:numId w:val="2"/>
        </w:numPr>
        <w:ind w:left="1440" w:hanging="360"/>
      </w:pPr>
      <w:r w:rsidDel="00000000" w:rsidR="00000000" w:rsidRPr="00000000">
        <w:rPr>
          <w:rtl w:val="0"/>
        </w:rPr>
        <w:t xml:space="preserve">Hiển thị bảng danh sách GVHD - Các SV hướng dẫn gồm: STT, MSV-Họ tên-Bậc, Bậc-Họ tên GVHD, Khoa, Trạng thái: Đang hướng dẫn, Hoàn thành hướng dẫn(mỗi dòng có thao tác: xem phân công ,xóa phân công) </w:t>
      </w:r>
    </w:p>
    <w:p w:rsidR="00000000" w:rsidDel="00000000" w:rsidP="00000000" w:rsidRDefault="00000000" w:rsidRPr="00000000" w14:paraId="000002D2">
      <w:pPr>
        <w:numPr>
          <w:ilvl w:val="0"/>
          <w:numId w:val="2"/>
        </w:numPr>
        <w:ind w:left="1440" w:hanging="360"/>
      </w:pPr>
      <w:r w:rsidDel="00000000" w:rsidR="00000000" w:rsidRPr="00000000">
        <w:rPr>
          <w:rtl w:val="0"/>
        </w:rPr>
        <w:t xml:space="preserve">Cho phép thêm, xem , xóa(nếu chưa có dữ liệu liên kết), </w:t>
      </w:r>
    </w:p>
    <w:p w:rsidR="00000000" w:rsidDel="00000000" w:rsidP="00000000" w:rsidRDefault="00000000" w:rsidRPr="00000000" w14:paraId="000002D3">
      <w:pPr>
        <w:numPr>
          <w:ilvl w:val="0"/>
          <w:numId w:val="2"/>
        </w:numPr>
        <w:ind w:left="1440" w:hanging="360"/>
      </w:pPr>
      <w:r w:rsidDel="00000000" w:rsidR="00000000" w:rsidRPr="00000000">
        <w:rPr>
          <w:rtl w:val="0"/>
        </w:rPr>
        <w:t xml:space="preserve">Tìm kiếm: 1 textbox chung cho tên GV,MSV và 1 dropdown theo khoa, 1 dropdown tìm kiếm theo trạng thái và 1 button[tìm kiếm]</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2D6">
            <w:pPr>
              <w:widowControl w:val="0"/>
              <w:spacing w:line="240" w:lineRule="auto"/>
              <w:rPr/>
            </w:pPr>
            <w:r w:rsidDel="00000000" w:rsidR="00000000" w:rsidRPr="00000000">
              <w:rPr>
                <w:rtl w:val="0"/>
              </w:rPr>
              <w:t xml:space="preserve">Popup[thêm phân công]</w:t>
            </w:r>
          </w:p>
        </w:tc>
        <w:tc>
          <w:tcPr/>
          <w:p w:rsidR="00000000" w:rsidDel="00000000" w:rsidP="00000000" w:rsidRDefault="00000000" w:rsidRPr="00000000" w14:paraId="000002D7">
            <w:pPr>
              <w:widowControl w:val="0"/>
              <w:numPr>
                <w:ilvl w:val="0"/>
                <w:numId w:val="24"/>
              </w:numPr>
              <w:spacing w:line="240" w:lineRule="auto"/>
              <w:ind w:left="720" w:hanging="360"/>
            </w:pPr>
            <w:r w:rsidDel="00000000" w:rsidR="00000000" w:rsidRPr="00000000">
              <w:rPr>
                <w:color w:val="e2e5e9"/>
                <w:sz w:val="21"/>
                <w:szCs w:val="21"/>
                <w:shd w:fill="303030" w:val="clear"/>
                <w:rtl w:val="0"/>
              </w:rPr>
              <w:t xml:space="preserve">Tất cả các trường là bắt buộc</w:t>
            </w:r>
          </w:p>
          <w:p w:rsidR="00000000" w:rsidDel="00000000" w:rsidP="00000000" w:rsidRDefault="00000000" w:rsidRPr="00000000" w14:paraId="000002D8">
            <w:pPr>
              <w:widowControl w:val="0"/>
              <w:numPr>
                <w:ilvl w:val="0"/>
                <w:numId w:val="24"/>
              </w:numPr>
              <w:spacing w:line="240" w:lineRule="auto"/>
              <w:ind w:left="720" w:hanging="360"/>
            </w:pPr>
            <w:r w:rsidDel="00000000" w:rsidR="00000000" w:rsidRPr="00000000">
              <w:rPr>
                <w:color w:val="e2e5e9"/>
                <w:sz w:val="21"/>
                <w:szCs w:val="21"/>
                <w:shd w:fill="303030" w:val="clear"/>
                <w:rtl w:val="0"/>
              </w:rPr>
              <w:t xml:space="preserve">Dropdown[Khoa]:</w:t>
            </w:r>
          </w:p>
          <w:p w:rsidR="00000000" w:rsidDel="00000000" w:rsidP="00000000" w:rsidRDefault="00000000" w:rsidRPr="00000000" w14:paraId="000002D9">
            <w:pPr>
              <w:widowControl w:val="0"/>
              <w:numPr>
                <w:ilvl w:val="0"/>
                <w:numId w:val="24"/>
              </w:numPr>
              <w:spacing w:line="240" w:lineRule="auto"/>
              <w:ind w:left="720" w:hanging="360"/>
            </w:pPr>
            <w:r w:rsidDel="00000000" w:rsidR="00000000" w:rsidRPr="00000000">
              <w:rPr>
                <w:color w:val="e2e5e9"/>
                <w:sz w:val="21"/>
                <w:szCs w:val="21"/>
                <w:shd w:fill="303030" w:val="clear"/>
                <w:rtl w:val="0"/>
              </w:rPr>
              <w:t xml:space="preserve">Dropdown[Đợt thực tập]: chỉ hiển thị dữ liệu các đợt thực tập có trạng thái Đang mở</w:t>
            </w:r>
          </w:p>
          <w:p w:rsidR="00000000" w:rsidDel="00000000" w:rsidP="00000000" w:rsidRDefault="00000000" w:rsidRPr="00000000" w14:paraId="000002DA">
            <w:pPr>
              <w:widowControl w:val="0"/>
              <w:numPr>
                <w:ilvl w:val="0"/>
                <w:numId w:val="24"/>
              </w:numPr>
              <w:spacing w:line="240" w:lineRule="auto"/>
              <w:ind w:left="720" w:hanging="360"/>
            </w:pPr>
            <w:r w:rsidDel="00000000" w:rsidR="00000000" w:rsidRPr="00000000">
              <w:rPr>
                <w:color w:val="e2e5e9"/>
                <w:sz w:val="21"/>
                <w:szCs w:val="21"/>
                <w:shd w:fill="303030" w:val="clear"/>
                <w:rtl w:val="0"/>
              </w:rPr>
              <w:t xml:space="preserve">Dropdown[GVHD]: chỉ hiển thị các GV trong khoa</w:t>
            </w:r>
            <w:r w:rsidDel="00000000" w:rsidR="00000000" w:rsidRPr="00000000">
              <w:rPr>
                <w:color w:val="e2e5e9"/>
                <w:sz w:val="21"/>
                <w:szCs w:val="21"/>
                <w:highlight w:val="magenta"/>
                <w:rtl w:val="0"/>
              </w:rPr>
              <w:t xml:space="preserve"> </w:t>
            </w:r>
            <w:commentRangeStart w:id="8"/>
            <w:r w:rsidDel="00000000" w:rsidR="00000000" w:rsidRPr="00000000">
              <w:rPr>
                <w:strike w:val="1"/>
                <w:highlight w:val="magenta"/>
                <w:rtl w:val="0"/>
              </w:rPr>
              <w:t xml:space="preserve">và chưa được phân công trong đợt thực tập đã chọn</w:t>
            </w:r>
            <w:commentRangeEnd w:id="8"/>
            <w:r w:rsidDel="00000000" w:rsidR="00000000" w:rsidRPr="00000000">
              <w:commentReference w:id="8"/>
            </w:r>
            <w:r w:rsidDel="00000000" w:rsidR="00000000" w:rsidRPr="00000000">
              <w:rPr>
                <w:color w:val="e2e5e9"/>
                <w:sz w:val="21"/>
                <w:szCs w:val="21"/>
                <w:shd w:fill="303030" w:val="clear"/>
                <w:rtl w:val="0"/>
              </w:rPr>
              <w:t xml:space="preserve">.  mỗi GV hiển thị Bậc-Họ tên. Bên trong có 1 textbox[tìm kiếm] chung theo họ tên.</w:t>
            </w:r>
          </w:p>
          <w:p w:rsidR="00000000" w:rsidDel="00000000" w:rsidP="00000000" w:rsidRDefault="00000000" w:rsidRPr="00000000" w14:paraId="000002DB">
            <w:pPr>
              <w:widowControl w:val="0"/>
              <w:numPr>
                <w:ilvl w:val="0"/>
                <w:numId w:val="24"/>
              </w:numPr>
              <w:spacing w:line="240" w:lineRule="auto"/>
              <w:ind w:left="720" w:hanging="360"/>
            </w:pPr>
            <w:r w:rsidDel="00000000" w:rsidR="00000000" w:rsidRPr="00000000">
              <w:rPr>
                <w:color w:val="e2e5e9"/>
                <w:sz w:val="21"/>
                <w:szCs w:val="21"/>
                <w:shd w:fill="303030" w:val="clear"/>
                <w:rtl w:val="0"/>
              </w:rPr>
              <w:t xml:space="preserve">Multi-Select combobox[SV hướng dẫn]: chỉ hiển thị các SV có trạng thái Chưa thực tập, Đang thực tập và chưa có GVHD và là SV của khoa. Bên trong có 1 textbox[tìm kiếm] chung theo MSV hoặc họ tên, cho phép chọn nhiều SV, mỗi SV hiển thị MSV-Họ tên-Bậc</w:t>
            </w:r>
          </w:p>
          <w:p w:rsidR="00000000" w:rsidDel="00000000" w:rsidP="00000000" w:rsidRDefault="00000000" w:rsidRPr="00000000" w14:paraId="000002DC">
            <w:pPr>
              <w:widowControl w:val="0"/>
              <w:numPr>
                <w:ilvl w:val="0"/>
                <w:numId w:val="24"/>
              </w:numPr>
              <w:spacing w:line="240" w:lineRule="auto"/>
              <w:ind w:left="720" w:hanging="360"/>
            </w:pPr>
            <w:r w:rsidDel="00000000" w:rsidR="00000000" w:rsidRPr="00000000">
              <w:rPr>
                <w:color w:val="e2e5e9"/>
                <w:sz w:val="21"/>
                <w:szCs w:val="21"/>
                <w:shd w:fill="303030" w:val="clear"/>
                <w:rtl w:val="0"/>
              </w:rPr>
              <w:t xml:space="preserve">Button[Tạo]: thông báo tạo thành công, trạng thái sau khi tạo là “Đang hướng dẫn”</w:t>
            </w:r>
          </w:p>
          <w:p w:rsidR="00000000" w:rsidDel="00000000" w:rsidP="00000000" w:rsidRDefault="00000000" w:rsidRPr="00000000" w14:paraId="000002DD">
            <w:pPr>
              <w:widowControl w:val="0"/>
              <w:numPr>
                <w:ilvl w:val="0"/>
                <w:numId w:val="24"/>
              </w:numPr>
              <w:spacing w:line="240" w:lineRule="auto"/>
              <w:ind w:left="720" w:hanging="360"/>
            </w:pPr>
            <w:r w:rsidDel="00000000" w:rsidR="00000000" w:rsidRPr="00000000">
              <w:rPr>
                <w:color w:val="e2e5e9"/>
                <w:sz w:val="21"/>
                <w:szCs w:val="21"/>
                <w:shd w:fill="303030" w:val="clear"/>
                <w:rtl w:val="0"/>
              </w:rPr>
              <w:t xml:space="preserve">Gửi mail danh sách SV hướng dẫn của đợt thực tập cho GVHD</w:t>
            </w:r>
          </w:p>
          <w:p w:rsidR="00000000" w:rsidDel="00000000" w:rsidP="00000000" w:rsidRDefault="00000000" w:rsidRPr="00000000" w14:paraId="000002DE">
            <w:pPr>
              <w:widowControl w:val="0"/>
              <w:numPr>
                <w:ilvl w:val="0"/>
                <w:numId w:val="24"/>
              </w:numPr>
              <w:spacing w:line="240" w:lineRule="auto"/>
              <w:ind w:left="720" w:hanging="360"/>
              <w:rPr>
                <w:ins w:author="Mai Linh Đỗ" w:id="23" w:date="2026-03-26T08:58:21Z"/>
                <w:del w:author="Mai Linh Đỗ" w:id="23" w:date="2026-03-26T08:58:21Z"/>
              </w:rPr>
            </w:pPr>
            <w:r w:rsidDel="00000000" w:rsidR="00000000" w:rsidRPr="00000000">
              <w:rPr>
                <w:color w:val="e2e5e9"/>
                <w:sz w:val="21"/>
                <w:szCs w:val="21"/>
                <w:shd w:fill="303030" w:val="clear"/>
                <w:rtl w:val="0"/>
              </w:rPr>
              <w:t xml:space="preserve">Gửi mail thông tin GVHD đến các SV</w:t>
            </w:r>
            <w:ins w:author="Mai Linh Đỗ" w:id="23" w:date="2026-03-26T08:58:21Z">
              <w:del w:author="Mai Linh Đỗ" w:id="23" w:date="2026-03-26T08:58:21Z">
                <w:r w:rsidDel="00000000" w:rsidR="00000000" w:rsidRPr="00000000">
                  <w:rPr>
                    <w:rtl w:val="0"/>
                  </w:rPr>
                </w:r>
              </w:del>
            </w:ins>
          </w:p>
          <w:p w:rsidR="00000000" w:rsidDel="00000000" w:rsidP="00000000" w:rsidRDefault="00000000" w:rsidRPr="00000000" w14:paraId="000002DF">
            <w:pPr>
              <w:widowControl w:val="0"/>
              <w:numPr>
                <w:ilvl w:val="0"/>
                <w:numId w:val="24"/>
              </w:numPr>
              <w:spacing w:line="240" w:lineRule="auto"/>
              <w:ind w:left="720" w:hanging="360"/>
            </w:pPr>
            <w:r w:rsidDel="00000000" w:rsidR="00000000" w:rsidRPr="00000000">
              <w:rPr>
                <w:rtl w:val="0"/>
              </w:rPr>
            </w:r>
          </w:p>
        </w:tc>
      </w:tr>
      <w:tr>
        <w:trPr>
          <w:cantSplit w:val="0"/>
          <w:tblHeader w:val="0"/>
        </w:trPr>
        <w:tc>
          <w:tcPr/>
          <w:p w:rsidR="00000000" w:rsidDel="00000000" w:rsidP="00000000" w:rsidRDefault="00000000" w:rsidRPr="00000000" w14:paraId="000002E0">
            <w:pPr>
              <w:spacing w:line="240" w:lineRule="auto"/>
              <w:rPr/>
            </w:pPr>
            <w:del w:author="Mai Linh Đỗ" w:id="24" w:date="2026-03-26T09:12:36Z">
              <w:commentRangeStart w:id="9"/>
              <w:r w:rsidDel="00000000" w:rsidR="00000000" w:rsidRPr="00000000">
                <w:rPr>
                  <w:rtl w:val="0"/>
                </w:rPr>
                <w:delText xml:space="preserve">Popup[Sửa phân công]</w:delText>
              </w:r>
            </w:del>
            <w:commentRangeEnd w:id="9"/>
            <w:r w:rsidDel="00000000" w:rsidR="00000000" w:rsidRPr="00000000">
              <w:commentReference w:id="9"/>
            </w:r>
            <w:r w:rsidDel="00000000" w:rsidR="00000000" w:rsidRPr="00000000">
              <w:rPr>
                <w:rtl w:val="0"/>
              </w:rPr>
            </w:r>
          </w:p>
        </w:tc>
        <w:tc>
          <w:tcPr/>
          <w:p w:rsidR="00000000" w:rsidDel="00000000" w:rsidP="00000000" w:rsidRDefault="00000000" w:rsidRPr="00000000" w14:paraId="000002E1">
            <w:pPr>
              <w:numPr>
                <w:ilvl w:val="0"/>
                <w:numId w:val="6"/>
              </w:numPr>
              <w:spacing w:line="240" w:lineRule="auto"/>
              <w:ind w:left="720" w:hanging="360"/>
              <w:rPr>
                <w:del w:author="Mai Linh Đỗ" w:id="24" w:date="2026-03-26T09:12:36Z"/>
              </w:rPr>
            </w:pPr>
            <w:del w:author="Mai Linh Đỗ" w:id="24" w:date="2026-03-26T09:12:36Z">
              <w:r w:rsidDel="00000000" w:rsidR="00000000" w:rsidRPr="00000000">
                <w:rPr>
                  <w:rtl w:val="0"/>
                </w:rPr>
                <w:delText xml:space="preserve">Tất cả các trường hiển thị dữ liệu hiện tại</w:delText>
              </w:r>
            </w:del>
          </w:p>
          <w:p w:rsidR="00000000" w:rsidDel="00000000" w:rsidP="00000000" w:rsidRDefault="00000000" w:rsidRPr="00000000" w14:paraId="000002E2">
            <w:pPr>
              <w:numPr>
                <w:ilvl w:val="0"/>
                <w:numId w:val="6"/>
              </w:numPr>
              <w:spacing w:line="240" w:lineRule="auto"/>
              <w:ind w:left="720" w:hanging="360"/>
              <w:rPr>
                <w:del w:author="Mai Linh Đỗ" w:id="24" w:date="2026-03-26T09:12:36Z"/>
              </w:rPr>
            </w:pPr>
            <w:del w:author="Mai Linh Đỗ" w:id="24" w:date="2026-03-26T09:12:36Z">
              <w:r w:rsidDel="00000000" w:rsidR="00000000" w:rsidRPr="00000000">
                <w:rPr>
                  <w:rtl w:val="0"/>
                </w:rPr>
                <w:delText xml:space="preserve">Dữ liệu hiển thị trong dropdown hay multi-select combobox bị ràng buộc như form thêm</w:delText>
              </w:r>
            </w:del>
          </w:p>
          <w:p w:rsidR="00000000" w:rsidDel="00000000" w:rsidP="00000000" w:rsidRDefault="00000000" w:rsidRPr="00000000" w14:paraId="000002E3">
            <w:pPr>
              <w:numPr>
                <w:ilvl w:val="0"/>
                <w:numId w:val="6"/>
              </w:numPr>
              <w:spacing w:line="240" w:lineRule="auto"/>
              <w:ind w:left="720" w:hanging="360"/>
              <w:rPr>
                <w:del w:author="Mai Linh Đỗ" w:id="24" w:date="2026-03-26T09:12:36Z"/>
              </w:rPr>
            </w:pPr>
            <w:del w:author="Mai Linh Đỗ" w:id="24" w:date="2026-03-26T09:12:36Z">
              <w:r w:rsidDel="00000000" w:rsidR="00000000" w:rsidRPr="00000000">
                <w:rPr>
                  <w:rtl w:val="0"/>
                </w:rPr>
                <w:delText xml:space="preserve">Cho phép sửa SV, GV, k được sửa khoa và đợt thực tập. Nếu sửa SV thì trạng thái của SV cũ là chưa có GVHD.</w:delText>
              </w:r>
              <w:r w:rsidDel="00000000" w:rsidR="00000000" w:rsidRPr="00000000">
                <w:rPr>
                  <w:rtl w:val="0"/>
                </w:rPr>
                <w:delText xml:space="preserve"> Nếu sửa GV thì trạng thái của GV cũ là chưa được phân công trong đợt thực tập đã chọn</w:delText>
              </w:r>
              <w:r w:rsidDel="00000000" w:rsidR="00000000" w:rsidRPr="00000000">
                <w:rPr>
                  <w:rtl w:val="0"/>
                </w:rPr>
                <w:delText xml:space="preserve">.</w:delText>
              </w:r>
            </w:del>
          </w:p>
          <w:p w:rsidR="00000000" w:rsidDel="00000000" w:rsidP="00000000" w:rsidRDefault="00000000" w:rsidRPr="00000000" w14:paraId="000002E4">
            <w:pPr>
              <w:numPr>
                <w:ilvl w:val="0"/>
                <w:numId w:val="6"/>
              </w:numPr>
              <w:spacing w:line="240" w:lineRule="auto"/>
              <w:ind w:left="720" w:hanging="360"/>
              <w:rPr>
                <w:ins w:author="Mai Linh Đỗ" w:id="25" w:date="2026-03-26T08:56:35Z"/>
                <w:del w:author="Mai Linh Đỗ" w:id="24" w:date="2026-03-26T09:12:36Z"/>
              </w:rPr>
            </w:pPr>
            <w:del w:author="Mai Linh Đỗ" w:id="24" w:date="2026-03-26T09:12:36Z">
              <w:r w:rsidDel="00000000" w:rsidR="00000000" w:rsidRPr="00000000">
                <w:rPr>
                  <w:rtl w:val="0"/>
                </w:rPr>
                <w:delText xml:space="preserve">Button[Sửa]: thông báo tạo thành công, trạng thái sau khi tạo là “Đang hướng dẫn”, cập nhật trạng thái của SV là “đã có GVHD” </w:delText>
              </w:r>
              <w:r w:rsidDel="00000000" w:rsidR="00000000" w:rsidRPr="00000000">
                <w:rPr>
                  <w:rtl w:val="0"/>
                </w:rPr>
                <w:delText xml:space="preserve">và GV là “Đã phân công” trong đợt thực tập tương ứng</w:delText>
              </w:r>
            </w:del>
            <w:ins w:author="Mai Linh Đỗ" w:id="25" w:date="2026-03-26T08:56:35Z">
              <w:del w:author="Mai Linh Đỗ" w:id="24" w:date="2026-03-26T09:12:36Z">
                <w:r w:rsidDel="00000000" w:rsidR="00000000" w:rsidRPr="00000000">
                  <w:rPr>
                    <w:rtl w:val="0"/>
                  </w:rPr>
                </w:r>
              </w:del>
            </w:ins>
          </w:p>
          <w:p w:rsidR="00000000" w:rsidDel="00000000" w:rsidP="00000000" w:rsidRDefault="00000000" w:rsidRPr="00000000" w14:paraId="000002E5">
            <w:pPr>
              <w:numPr>
                <w:ilvl w:val="0"/>
                <w:numId w:val="6"/>
              </w:numPr>
              <w:spacing w:line="240" w:lineRule="auto"/>
              <w:ind w:left="720" w:hanging="360"/>
              <w:rPr>
                <w:ins w:author="Mai Linh Đỗ" w:id="26" w:date="2026-03-26T09:04:42Z"/>
                <w:del w:author="Mai Linh Đỗ" w:id="24" w:date="2026-03-26T09:12:36Z"/>
              </w:rPr>
            </w:pPr>
            <w:ins w:author="Mai Linh Đỗ" w:id="26" w:date="2026-03-26T09:04:42Z">
              <w:del w:author="Mai Linh Đỗ" w:id="24" w:date="2026-03-26T09:12:36Z">
                <w:r w:rsidDel="00000000" w:rsidR="00000000" w:rsidRPr="00000000">
                  <w:rPr>
                    <w:rtl w:val="0"/>
                  </w:rPr>
                </w:r>
              </w:del>
            </w:ins>
          </w:p>
          <w:p w:rsidR="00000000" w:rsidDel="00000000" w:rsidP="00000000" w:rsidRDefault="00000000" w:rsidRPr="00000000" w14:paraId="000002E6">
            <w:pPr>
              <w:widowControl w:val="0"/>
              <w:numPr>
                <w:ilvl w:val="0"/>
                <w:numId w:val="6"/>
              </w:numPr>
              <w:spacing w:line="240" w:lineRule="auto"/>
              <w:ind w:left="720" w:hanging="360"/>
            </w:pPr>
            <w:r w:rsidDel="00000000" w:rsidR="00000000" w:rsidRPr="00000000">
              <w:rPr>
                <w:rtl w:val="0"/>
              </w:rPr>
            </w:r>
          </w:p>
        </w:tc>
      </w:tr>
      <w:tr>
        <w:trPr>
          <w:cantSplit w:val="0"/>
          <w:tblHeader w:val="0"/>
        </w:trPr>
        <w:tc>
          <w:tcPr/>
          <w:p w:rsidR="00000000" w:rsidDel="00000000" w:rsidP="00000000" w:rsidRDefault="00000000" w:rsidRPr="00000000" w14:paraId="000002E7">
            <w:pPr>
              <w:widowControl w:val="0"/>
              <w:spacing w:line="240" w:lineRule="auto"/>
              <w:rPr/>
            </w:pPr>
            <w:r w:rsidDel="00000000" w:rsidR="00000000" w:rsidRPr="00000000">
              <w:rPr>
                <w:rtl w:val="0"/>
              </w:rPr>
              <w:t xml:space="preserve">Popup[Xem phân công]</w:t>
            </w:r>
          </w:p>
        </w:tc>
        <w:tc>
          <w:tcPr/>
          <w:p w:rsidR="00000000" w:rsidDel="00000000" w:rsidP="00000000" w:rsidRDefault="00000000" w:rsidRPr="00000000" w14:paraId="000002E8">
            <w:pPr>
              <w:widowControl w:val="0"/>
              <w:numPr>
                <w:ilvl w:val="0"/>
                <w:numId w:val="78"/>
              </w:numPr>
              <w:spacing w:line="240" w:lineRule="auto"/>
              <w:ind w:left="720" w:hanging="360"/>
            </w:pPr>
            <w:r w:rsidDel="00000000" w:rsidR="00000000" w:rsidRPr="00000000">
              <w:rPr>
                <w:rtl w:val="0"/>
              </w:rPr>
              <w:t xml:space="preserve">Hiển thị thông tin của SV, GV, trạng thái thực tập, trạng thái hướng dẫn</w:t>
            </w:r>
          </w:p>
        </w:tc>
      </w:tr>
      <w:tr>
        <w:trPr>
          <w:cantSplit w:val="0"/>
          <w:tblHeader w:val="0"/>
        </w:trPr>
        <w:tc>
          <w:tcPr/>
          <w:p w:rsidR="00000000" w:rsidDel="00000000" w:rsidP="00000000" w:rsidRDefault="00000000" w:rsidRPr="00000000" w14:paraId="000002E9">
            <w:pPr>
              <w:widowControl w:val="0"/>
              <w:spacing w:line="240" w:lineRule="auto"/>
              <w:rPr/>
            </w:pPr>
            <w:commentRangeStart w:id="10"/>
            <w:commentRangeStart w:id="11"/>
            <w:r w:rsidDel="00000000" w:rsidR="00000000" w:rsidRPr="00000000">
              <w:rPr>
                <w:rtl w:val="0"/>
              </w:rPr>
              <w:t xml:space="preserve">Popup[Xóa phân công]</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c>
        <w:tc>
          <w:tcPr/>
          <w:p w:rsidR="00000000" w:rsidDel="00000000" w:rsidP="00000000" w:rsidRDefault="00000000" w:rsidRPr="00000000" w14:paraId="000002EA">
            <w:pPr>
              <w:widowControl w:val="0"/>
              <w:numPr>
                <w:ilvl w:val="0"/>
                <w:numId w:val="102"/>
              </w:numPr>
              <w:spacing w:line="240" w:lineRule="auto"/>
              <w:ind w:left="720" w:hanging="360"/>
            </w:pPr>
            <w:r w:rsidDel="00000000" w:rsidR="00000000" w:rsidRPr="00000000">
              <w:rPr>
                <w:rtl w:val="0"/>
              </w:rPr>
              <w:t xml:space="preserve">Nội dung: Bạn có chắc chắn muốn xóa Phân công: [MSV-Họ tên-Bậc]- GVHD: [Họ tên-Bậc-Khoa] không?</w:t>
            </w:r>
          </w:p>
          <w:p w:rsidR="00000000" w:rsidDel="00000000" w:rsidP="00000000" w:rsidRDefault="00000000" w:rsidRPr="00000000" w14:paraId="000002EB">
            <w:pPr>
              <w:widowControl w:val="0"/>
              <w:numPr>
                <w:ilvl w:val="0"/>
                <w:numId w:val="102"/>
              </w:numPr>
              <w:spacing w:line="240" w:lineRule="auto"/>
              <w:ind w:left="720" w:hanging="360"/>
            </w:pPr>
            <w:r w:rsidDel="00000000" w:rsidR="00000000" w:rsidRPr="00000000">
              <w:rPr>
                <w:rtl w:val="0"/>
              </w:rPr>
              <w:t xml:space="preserve">Khi xác nhận xóa, nếu đã có dữ liệu liên kết hiển thị thông báo lỗi “Không thể xóa Phân công đã có dữ liệu liên kết trong hệ thống.” Nếu k có dữ liệu liên kết hiển thị thông báo “Xóa phân công thành công”, cập nhật lại trạng thái của SV chưa có GVHD, GV là chưa được phân công trong đợt thực tập đã chọn</w:t>
            </w:r>
          </w:p>
        </w:tc>
      </w:tr>
      <w:tr>
        <w:trPr>
          <w:cantSplit w:val="0"/>
          <w:tblHeader w:val="0"/>
        </w:trPr>
        <w:tc>
          <w:tcPr/>
          <w:p w:rsidR="00000000" w:rsidDel="00000000" w:rsidP="00000000" w:rsidRDefault="00000000" w:rsidRPr="00000000" w14:paraId="000002EC">
            <w:pPr>
              <w:widowControl w:val="0"/>
              <w:spacing w:line="240" w:lineRule="auto"/>
              <w:rPr/>
            </w:pPr>
            <w:commentRangeStart w:id="12"/>
            <w:r w:rsidDel="00000000" w:rsidR="00000000" w:rsidRPr="00000000">
              <w:rPr>
                <w:rtl w:val="0"/>
              </w:rPr>
            </w:r>
          </w:p>
        </w:tc>
        <w:tc>
          <w:tcPr/>
          <w:p w:rsidR="00000000" w:rsidDel="00000000" w:rsidP="00000000" w:rsidRDefault="00000000" w:rsidRPr="00000000" w14:paraId="000002ED">
            <w:pPr>
              <w:widowControl w:val="0"/>
              <w:spacing w:line="240" w:lineRule="auto"/>
              <w:rPr/>
            </w:pPr>
            <w:commentRangeEnd w:id="12"/>
            <w:r w:rsidDel="00000000" w:rsidR="00000000" w:rsidRPr="00000000">
              <w:commentReference w:id="12"/>
            </w:r>
            <w:r w:rsidDel="00000000" w:rsidR="00000000" w:rsidRPr="00000000">
              <w:rPr>
                <w:rtl w:val="0"/>
              </w:rPr>
            </w:r>
          </w:p>
        </w:tc>
      </w:tr>
      <w:tr>
        <w:trPr>
          <w:cantSplit w:val="0"/>
          <w:tblHeader w:val="0"/>
        </w:trPr>
        <w:tc>
          <w:tcPr/>
          <w:p w:rsidR="00000000" w:rsidDel="00000000" w:rsidP="00000000" w:rsidRDefault="00000000" w:rsidRPr="00000000" w14:paraId="000002EE">
            <w:pPr>
              <w:widowControl w:val="0"/>
              <w:spacing w:line="240" w:lineRule="auto"/>
              <w:rPr/>
            </w:pPr>
            <w:r w:rsidDel="00000000" w:rsidR="00000000" w:rsidRPr="00000000">
              <w:rPr>
                <w:rtl w:val="0"/>
              </w:rPr>
            </w:r>
          </w:p>
        </w:tc>
        <w:tc>
          <w:tcPr/>
          <w:p w:rsidR="00000000" w:rsidDel="00000000" w:rsidP="00000000" w:rsidRDefault="00000000" w:rsidRPr="00000000" w14:paraId="000002EF">
            <w:pPr>
              <w:widowControl w:val="0"/>
              <w:spacing w:line="240" w:lineRule="auto"/>
              <w:rPr/>
            </w:pPr>
            <w:r w:rsidDel="00000000" w:rsidR="00000000" w:rsidRPr="00000000">
              <w:rPr>
                <w:rtl w:val="0"/>
              </w:rPr>
            </w:r>
          </w:p>
        </w:tc>
      </w:tr>
    </w:tbl>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numPr>
          <w:ilvl w:val="0"/>
          <w:numId w:val="94"/>
        </w:numPr>
        <w:ind w:left="720" w:hanging="360"/>
        <w:rPr>
          <w:highlight w:val="yellow"/>
        </w:rPr>
      </w:pPr>
      <w:r w:rsidDel="00000000" w:rsidR="00000000" w:rsidRPr="00000000">
        <w:rPr>
          <w:highlight w:val="yellow"/>
          <w:rtl w:val="0"/>
        </w:rPr>
        <w:t xml:space="preserve">Quản lý tin tuyển dụng thực tập</w:t>
      </w:r>
    </w:p>
    <w:p w:rsidR="00000000" w:rsidDel="00000000" w:rsidP="00000000" w:rsidRDefault="00000000" w:rsidRPr="00000000" w14:paraId="000002F2">
      <w:pPr>
        <w:numPr>
          <w:ilvl w:val="0"/>
          <w:numId w:val="79"/>
        </w:numPr>
        <w:ind w:left="1440" w:hanging="360"/>
        <w:rPr>
          <w:highlight w:val="yellow"/>
        </w:rPr>
      </w:pPr>
      <w:r w:rsidDel="00000000" w:rsidR="00000000" w:rsidRPr="00000000">
        <w:rPr>
          <w:highlight w:val="yellow"/>
          <w:rtl w:val="0"/>
        </w:rPr>
        <w:t xml:space="preserve">các card thống kê số lượng từng trạng thái của tin tuyển dụng( Chờ duyệt - từ chối duyệt - Đang hoạt động - Dừng hoạt động)</w:t>
      </w:r>
    </w:p>
    <w:p w:rsidR="00000000" w:rsidDel="00000000" w:rsidP="00000000" w:rsidRDefault="00000000" w:rsidRPr="00000000" w14:paraId="000002F3">
      <w:pPr>
        <w:numPr>
          <w:ilvl w:val="0"/>
          <w:numId w:val="103"/>
        </w:numPr>
        <w:ind w:left="1440" w:hanging="360"/>
      </w:pPr>
      <w:r w:rsidDel="00000000" w:rsidR="00000000" w:rsidRPr="00000000">
        <w:rPr>
          <w:rtl w:val="0"/>
        </w:rPr>
        <w:t xml:space="preserve">Hiển thị bảng danh sách các tin tuyển dụng: STT, Tiêu đề, Tên doanh nghiệp, ngày đăng tin, </w:t>
      </w:r>
      <w:r w:rsidDel="00000000" w:rsidR="00000000" w:rsidRPr="00000000">
        <w:rPr>
          <w:rtl w:val="0"/>
        </w:rPr>
        <w:t xml:space="preserve">đợt thực tập</w:t>
      </w:r>
      <w:r w:rsidDel="00000000" w:rsidR="00000000" w:rsidRPr="00000000">
        <w:rPr>
          <w:rtl w:val="0"/>
        </w:rPr>
        <w:t xml:space="preserve">, trạng thái tin: Chờ duyệt - từ chối duyệt - Đang hoạt động - Dừng hoạt động.(mỗi tin cho phép xem chi tiết, duyệt tin, xóa tin  nếu chưa có dữ liệu liên kết)</w:t>
      </w:r>
    </w:p>
    <w:p w:rsidR="00000000" w:rsidDel="00000000" w:rsidP="00000000" w:rsidRDefault="00000000" w:rsidRPr="00000000" w14:paraId="000002F4">
      <w:pPr>
        <w:numPr>
          <w:ilvl w:val="0"/>
          <w:numId w:val="103"/>
        </w:numPr>
        <w:ind w:left="1440" w:hanging="360"/>
      </w:pPr>
      <w:r w:rsidDel="00000000" w:rsidR="00000000" w:rsidRPr="00000000">
        <w:rPr>
          <w:rtl w:val="0"/>
        </w:rPr>
        <w:t xml:space="preserve">Tìm kiếm: 1 textbox chung cho tên tiêu đề,tên doanh nghiệp và 1 combobox theo đợt thực tập,1 dropdown theo ngành/khoa, 1 dropdown tìm kiếm theo trạng thái và 1 button[tìm kiếm]</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2F7">
            <w:pPr>
              <w:widowControl w:val="0"/>
              <w:spacing w:line="240" w:lineRule="auto"/>
              <w:rPr/>
            </w:pPr>
            <w:r w:rsidDel="00000000" w:rsidR="00000000" w:rsidRPr="00000000">
              <w:rPr>
                <w:rtl w:val="0"/>
              </w:rPr>
              <w:t xml:space="preserve">Popup[Xem chi tiết tin tuyển dụng]</w:t>
            </w:r>
          </w:p>
        </w:tc>
        <w:tc>
          <w:tcPr/>
          <w:p w:rsidR="00000000" w:rsidDel="00000000" w:rsidP="00000000" w:rsidRDefault="00000000" w:rsidRPr="00000000" w14:paraId="000002F8">
            <w:pPr>
              <w:widowControl w:val="0"/>
              <w:numPr>
                <w:ilvl w:val="0"/>
                <w:numId w:val="73"/>
              </w:numPr>
              <w:spacing w:line="240" w:lineRule="auto"/>
              <w:ind w:left="720" w:hanging="360"/>
            </w:pPr>
            <w:r w:rsidDel="00000000" w:rsidR="00000000" w:rsidRPr="00000000">
              <w:rPr>
                <w:rtl w:val="0"/>
              </w:rPr>
              <w:t xml:space="preserve">Tiêu đề</w:t>
            </w:r>
          </w:p>
          <w:p w:rsidR="00000000" w:rsidDel="00000000" w:rsidP="00000000" w:rsidRDefault="00000000" w:rsidRPr="00000000" w14:paraId="000002F9">
            <w:pPr>
              <w:widowControl w:val="0"/>
              <w:numPr>
                <w:ilvl w:val="0"/>
                <w:numId w:val="73"/>
              </w:numPr>
              <w:spacing w:line="240" w:lineRule="auto"/>
              <w:ind w:left="720" w:hanging="360"/>
            </w:pPr>
            <w:r w:rsidDel="00000000" w:rsidR="00000000" w:rsidRPr="00000000">
              <w:rPr>
                <w:rtl w:val="0"/>
              </w:rPr>
              <w:t xml:space="preserve">Thông tin doanh nghiệp</w:t>
            </w:r>
          </w:p>
          <w:p w:rsidR="00000000" w:rsidDel="00000000" w:rsidP="00000000" w:rsidRDefault="00000000" w:rsidRPr="00000000" w14:paraId="000002FA">
            <w:pPr>
              <w:widowControl w:val="0"/>
              <w:numPr>
                <w:ilvl w:val="0"/>
                <w:numId w:val="104"/>
              </w:numPr>
              <w:spacing w:line="240" w:lineRule="auto"/>
              <w:ind w:left="1440" w:hanging="360"/>
            </w:pPr>
            <w:r w:rsidDel="00000000" w:rsidR="00000000" w:rsidRPr="00000000">
              <w:rPr>
                <w:rtl w:val="0"/>
              </w:rPr>
              <w:t xml:space="preserve">Tên doanh nghiệp </w:t>
            </w:r>
          </w:p>
          <w:p w:rsidR="00000000" w:rsidDel="00000000" w:rsidP="00000000" w:rsidRDefault="00000000" w:rsidRPr="00000000" w14:paraId="000002FB">
            <w:pPr>
              <w:widowControl w:val="0"/>
              <w:numPr>
                <w:ilvl w:val="0"/>
                <w:numId w:val="104"/>
              </w:numPr>
              <w:spacing w:line="240" w:lineRule="auto"/>
              <w:ind w:left="1440" w:hanging="360"/>
            </w:pPr>
            <w:r w:rsidDel="00000000" w:rsidR="00000000" w:rsidRPr="00000000">
              <w:rPr>
                <w:rtl w:val="0"/>
              </w:rPr>
              <w:t xml:space="preserve">MST</w:t>
            </w:r>
          </w:p>
          <w:p w:rsidR="00000000" w:rsidDel="00000000" w:rsidP="00000000" w:rsidRDefault="00000000" w:rsidRPr="00000000" w14:paraId="000002FC">
            <w:pPr>
              <w:widowControl w:val="0"/>
              <w:numPr>
                <w:ilvl w:val="0"/>
                <w:numId w:val="104"/>
              </w:numPr>
              <w:spacing w:line="240" w:lineRule="auto"/>
              <w:ind w:left="1440" w:hanging="360"/>
            </w:pPr>
            <w:r w:rsidDel="00000000" w:rsidR="00000000" w:rsidRPr="00000000">
              <w:rPr>
                <w:rtl w:val="0"/>
              </w:rPr>
              <w:t xml:space="preserve">Lĩnh vực</w:t>
            </w:r>
          </w:p>
          <w:p w:rsidR="00000000" w:rsidDel="00000000" w:rsidP="00000000" w:rsidRDefault="00000000" w:rsidRPr="00000000" w14:paraId="000002FD">
            <w:pPr>
              <w:widowControl w:val="0"/>
              <w:numPr>
                <w:ilvl w:val="0"/>
                <w:numId w:val="104"/>
              </w:numPr>
              <w:spacing w:line="240" w:lineRule="auto"/>
              <w:ind w:left="1440" w:hanging="360"/>
            </w:pPr>
            <w:r w:rsidDel="00000000" w:rsidR="00000000" w:rsidRPr="00000000">
              <w:rPr>
                <w:rtl w:val="0"/>
              </w:rPr>
              <w:t xml:space="preserve">Địa điểm trụ sở chính</w:t>
            </w:r>
          </w:p>
          <w:p w:rsidR="00000000" w:rsidDel="00000000" w:rsidP="00000000" w:rsidRDefault="00000000" w:rsidRPr="00000000" w14:paraId="000002FE">
            <w:pPr>
              <w:widowControl w:val="0"/>
              <w:numPr>
                <w:ilvl w:val="0"/>
                <w:numId w:val="104"/>
              </w:numPr>
              <w:spacing w:line="240" w:lineRule="auto"/>
              <w:ind w:left="1440" w:hanging="360"/>
            </w:pPr>
            <w:r w:rsidDel="00000000" w:rsidR="00000000" w:rsidRPr="00000000">
              <w:rPr>
                <w:rtl w:val="0"/>
              </w:rPr>
              <w:t xml:space="preserve">Giới thiệu về công ty(nếu có)</w:t>
            </w:r>
          </w:p>
          <w:p w:rsidR="00000000" w:rsidDel="00000000" w:rsidP="00000000" w:rsidRDefault="00000000" w:rsidRPr="00000000" w14:paraId="000002FF">
            <w:pPr>
              <w:widowControl w:val="0"/>
              <w:numPr>
                <w:ilvl w:val="0"/>
                <w:numId w:val="104"/>
              </w:numPr>
              <w:spacing w:line="240" w:lineRule="auto"/>
              <w:ind w:left="1440" w:hanging="360"/>
            </w:pPr>
            <w:r w:rsidDel="00000000" w:rsidR="00000000" w:rsidRPr="00000000">
              <w:rPr>
                <w:rtl w:val="0"/>
              </w:rPr>
              <w:t xml:space="preserve">Website(nếu có)</w:t>
            </w:r>
          </w:p>
          <w:p w:rsidR="00000000" w:rsidDel="00000000" w:rsidP="00000000" w:rsidRDefault="00000000" w:rsidRPr="00000000" w14:paraId="00000300">
            <w:pPr>
              <w:widowControl w:val="0"/>
              <w:numPr>
                <w:ilvl w:val="0"/>
                <w:numId w:val="56"/>
              </w:numPr>
              <w:spacing w:line="240" w:lineRule="auto"/>
              <w:ind w:left="720" w:hanging="360"/>
            </w:pPr>
            <w:r w:rsidDel="00000000" w:rsidR="00000000" w:rsidRPr="00000000">
              <w:rPr>
                <w:rtl w:val="0"/>
              </w:rPr>
              <w:t xml:space="preserve">Mức lương</w:t>
            </w:r>
          </w:p>
          <w:p w:rsidR="00000000" w:rsidDel="00000000" w:rsidP="00000000" w:rsidRDefault="00000000" w:rsidRPr="00000000" w14:paraId="00000301">
            <w:pPr>
              <w:widowControl w:val="0"/>
              <w:numPr>
                <w:ilvl w:val="0"/>
                <w:numId w:val="56"/>
              </w:numPr>
              <w:spacing w:line="240" w:lineRule="auto"/>
              <w:ind w:left="720" w:hanging="360"/>
            </w:pPr>
            <w:r w:rsidDel="00000000" w:rsidR="00000000" w:rsidRPr="00000000">
              <w:rPr>
                <w:rtl w:val="0"/>
              </w:rPr>
              <w:t xml:space="preserve">Ngành/Khoa</w:t>
            </w:r>
          </w:p>
          <w:p w:rsidR="00000000" w:rsidDel="00000000" w:rsidP="00000000" w:rsidRDefault="00000000" w:rsidRPr="00000000" w14:paraId="00000302">
            <w:pPr>
              <w:widowControl w:val="0"/>
              <w:numPr>
                <w:ilvl w:val="0"/>
                <w:numId w:val="56"/>
              </w:numPr>
              <w:spacing w:line="240" w:lineRule="auto"/>
              <w:ind w:left="720" w:hanging="360"/>
            </w:pPr>
            <w:r w:rsidDel="00000000" w:rsidR="00000000" w:rsidRPr="00000000">
              <w:rPr>
                <w:rtl w:val="0"/>
              </w:rPr>
              <w:t xml:space="preserve">Vị trí tuyển dụng</w:t>
            </w:r>
          </w:p>
          <w:p w:rsidR="00000000" w:rsidDel="00000000" w:rsidP="00000000" w:rsidRDefault="00000000" w:rsidRPr="00000000" w14:paraId="00000303">
            <w:pPr>
              <w:widowControl w:val="0"/>
              <w:numPr>
                <w:ilvl w:val="0"/>
                <w:numId w:val="56"/>
              </w:numPr>
              <w:spacing w:line="240" w:lineRule="auto"/>
              <w:ind w:left="720" w:hanging="360"/>
            </w:pPr>
            <w:r w:rsidDel="00000000" w:rsidR="00000000" w:rsidRPr="00000000">
              <w:rPr>
                <w:rtl w:val="0"/>
              </w:rPr>
              <w:t xml:space="preserve">Yêu cầu kinh nghiệm</w:t>
            </w:r>
          </w:p>
          <w:p w:rsidR="00000000" w:rsidDel="00000000" w:rsidP="00000000" w:rsidRDefault="00000000" w:rsidRPr="00000000" w14:paraId="00000304">
            <w:pPr>
              <w:widowControl w:val="0"/>
              <w:numPr>
                <w:ilvl w:val="0"/>
                <w:numId w:val="56"/>
              </w:numPr>
              <w:spacing w:line="240" w:lineRule="auto"/>
              <w:ind w:left="720" w:hanging="360"/>
            </w:pPr>
            <w:r w:rsidDel="00000000" w:rsidR="00000000" w:rsidRPr="00000000">
              <w:rPr>
                <w:rtl w:val="0"/>
              </w:rPr>
              <w:t xml:space="preserve">Số lượng tuyển dụng</w:t>
            </w:r>
          </w:p>
          <w:p w:rsidR="00000000" w:rsidDel="00000000" w:rsidP="00000000" w:rsidRDefault="00000000" w:rsidRPr="00000000" w14:paraId="00000305">
            <w:pPr>
              <w:widowControl w:val="0"/>
              <w:numPr>
                <w:ilvl w:val="0"/>
                <w:numId w:val="56"/>
              </w:numPr>
              <w:spacing w:line="240" w:lineRule="auto"/>
              <w:ind w:left="720" w:hanging="360"/>
            </w:pPr>
            <w:r w:rsidDel="00000000" w:rsidR="00000000" w:rsidRPr="00000000">
              <w:rPr>
                <w:rtl w:val="0"/>
              </w:rPr>
              <w:t xml:space="preserve">Hình thức làm việc:part-time/full-time</w:t>
            </w:r>
          </w:p>
          <w:p w:rsidR="00000000" w:rsidDel="00000000" w:rsidP="00000000" w:rsidRDefault="00000000" w:rsidRPr="00000000" w14:paraId="00000306">
            <w:pPr>
              <w:widowControl w:val="0"/>
              <w:numPr>
                <w:ilvl w:val="0"/>
                <w:numId w:val="82"/>
              </w:numPr>
              <w:spacing w:line="240" w:lineRule="auto"/>
              <w:ind w:left="720" w:hanging="360"/>
            </w:pPr>
            <w:r w:rsidDel="00000000" w:rsidR="00000000" w:rsidRPr="00000000">
              <w:rPr>
                <w:rtl w:val="0"/>
              </w:rPr>
              <w:t xml:space="preserve">Hạn tuyển dụng:</w:t>
            </w:r>
          </w:p>
          <w:p w:rsidR="00000000" w:rsidDel="00000000" w:rsidP="00000000" w:rsidRDefault="00000000" w:rsidRPr="00000000" w14:paraId="00000307">
            <w:pPr>
              <w:pStyle w:val="Heading3"/>
              <w:keepNext w:val="0"/>
              <w:keepLines w:val="0"/>
              <w:widowControl w:val="0"/>
              <w:numPr>
                <w:ilvl w:val="0"/>
                <w:numId w:val="73"/>
              </w:numPr>
              <w:shd w:fill="ffffff" w:val="clear"/>
              <w:spacing w:after="0" w:before="0" w:line="332.30769230769226" w:lineRule="auto"/>
              <w:ind w:left="720" w:hanging="360"/>
              <w:rPr>
                <w:color w:val="434343"/>
                <w:sz w:val="28"/>
                <w:szCs w:val="28"/>
              </w:rPr>
            </w:pPr>
            <w:bookmarkStart w:colFirst="0" w:colLast="0" w:name="_ic4zj1kbuoiw" w:id="19"/>
            <w:bookmarkEnd w:id="19"/>
            <w:r w:rsidDel="00000000" w:rsidR="00000000" w:rsidRPr="00000000">
              <w:rPr>
                <w:color w:val="212f3f"/>
                <w:sz w:val="24"/>
                <w:szCs w:val="24"/>
                <w:rtl w:val="0"/>
              </w:rPr>
              <w:t xml:space="preserve">Mô tả công việc</w:t>
            </w:r>
          </w:p>
          <w:p w:rsidR="00000000" w:rsidDel="00000000" w:rsidP="00000000" w:rsidRDefault="00000000" w:rsidRPr="00000000" w14:paraId="00000308">
            <w:pPr>
              <w:pStyle w:val="Heading3"/>
              <w:keepNext w:val="0"/>
              <w:keepLines w:val="0"/>
              <w:widowControl w:val="0"/>
              <w:numPr>
                <w:ilvl w:val="0"/>
                <w:numId w:val="73"/>
              </w:numPr>
              <w:shd w:fill="ffffff" w:val="clear"/>
              <w:spacing w:after="0" w:before="0" w:line="332.30769230769226" w:lineRule="auto"/>
              <w:ind w:left="720" w:hanging="360"/>
              <w:rPr>
                <w:color w:val="434343"/>
                <w:sz w:val="28"/>
                <w:szCs w:val="28"/>
              </w:rPr>
            </w:pPr>
            <w:bookmarkStart w:colFirst="0" w:colLast="0" w:name="_8li2yhiawad9" w:id="20"/>
            <w:bookmarkEnd w:id="20"/>
            <w:r w:rsidDel="00000000" w:rsidR="00000000" w:rsidRPr="00000000">
              <w:rPr>
                <w:color w:val="212f3f"/>
                <w:sz w:val="24"/>
                <w:szCs w:val="24"/>
                <w:rtl w:val="0"/>
              </w:rPr>
              <w:t xml:space="preserve">Yêu cầu ứng viên</w:t>
            </w:r>
          </w:p>
          <w:p w:rsidR="00000000" w:rsidDel="00000000" w:rsidP="00000000" w:rsidRDefault="00000000" w:rsidRPr="00000000" w14:paraId="00000309">
            <w:pPr>
              <w:widowControl w:val="0"/>
              <w:numPr>
                <w:ilvl w:val="0"/>
                <w:numId w:val="73"/>
              </w:numPr>
              <w:spacing w:line="240" w:lineRule="auto"/>
              <w:ind w:left="720" w:hanging="360"/>
            </w:pPr>
            <w:r w:rsidDel="00000000" w:rsidR="00000000" w:rsidRPr="00000000">
              <w:rPr>
                <w:rtl w:val="0"/>
              </w:rPr>
              <w:t xml:space="preserve">Quyền lợi</w:t>
            </w:r>
          </w:p>
          <w:p w:rsidR="00000000" w:rsidDel="00000000" w:rsidP="00000000" w:rsidRDefault="00000000" w:rsidRPr="00000000" w14:paraId="0000030A">
            <w:pPr>
              <w:widowControl w:val="0"/>
              <w:numPr>
                <w:ilvl w:val="0"/>
                <w:numId w:val="73"/>
              </w:numPr>
              <w:spacing w:line="240" w:lineRule="auto"/>
              <w:ind w:left="720" w:hanging="360"/>
            </w:pPr>
            <w:r w:rsidDel="00000000" w:rsidR="00000000" w:rsidRPr="00000000">
              <w:rPr>
                <w:rtl w:val="0"/>
              </w:rPr>
              <w:t xml:space="preserve">Địa điểm làm việc</w:t>
            </w:r>
          </w:p>
          <w:p w:rsidR="00000000" w:rsidDel="00000000" w:rsidP="00000000" w:rsidRDefault="00000000" w:rsidRPr="00000000" w14:paraId="0000030B">
            <w:pPr>
              <w:widowControl w:val="0"/>
              <w:numPr>
                <w:ilvl w:val="0"/>
                <w:numId w:val="73"/>
              </w:numPr>
              <w:spacing w:line="240" w:lineRule="auto"/>
              <w:ind w:left="720" w:hanging="360"/>
            </w:pPr>
            <w:r w:rsidDel="00000000" w:rsidR="00000000" w:rsidRPr="00000000">
              <w:rPr>
                <w:rtl w:val="0"/>
              </w:rPr>
              <w:t xml:space="preserve">Thời gian làm việc</w:t>
            </w:r>
          </w:p>
          <w:p w:rsidR="00000000" w:rsidDel="00000000" w:rsidP="00000000" w:rsidRDefault="00000000" w:rsidRPr="00000000" w14:paraId="0000030C">
            <w:pPr>
              <w:widowControl w:val="0"/>
              <w:numPr>
                <w:ilvl w:val="0"/>
                <w:numId w:val="73"/>
              </w:numPr>
              <w:spacing w:line="240" w:lineRule="auto"/>
              <w:ind w:left="720" w:hanging="360"/>
            </w:pPr>
            <w:r w:rsidDel="00000000" w:rsidR="00000000" w:rsidRPr="00000000">
              <w:rPr>
                <w:rtl w:val="0"/>
              </w:rPr>
              <w:t xml:space="preserve">Cách thức ứng tuyển</w:t>
            </w:r>
          </w:p>
          <w:p w:rsidR="00000000" w:rsidDel="00000000" w:rsidP="00000000" w:rsidRDefault="00000000" w:rsidRPr="00000000" w14:paraId="0000030D">
            <w:pPr>
              <w:widowControl w:val="0"/>
              <w:numPr>
                <w:ilvl w:val="0"/>
                <w:numId w:val="73"/>
              </w:numPr>
              <w:spacing w:line="240" w:lineRule="auto"/>
              <w:ind w:left="720" w:hanging="360"/>
            </w:pPr>
            <w:r w:rsidDel="00000000" w:rsidR="00000000" w:rsidRPr="00000000">
              <w:rPr>
                <w:rtl w:val="0"/>
              </w:rPr>
              <w:t xml:space="preserve">Trạng thái hiện tại của tin</w:t>
            </w:r>
          </w:p>
        </w:tc>
      </w:tr>
      <w:tr>
        <w:trPr>
          <w:cantSplit w:val="0"/>
          <w:tblHeader w:val="0"/>
        </w:trPr>
        <w:tc>
          <w:tcPr/>
          <w:p w:rsidR="00000000" w:rsidDel="00000000" w:rsidP="00000000" w:rsidRDefault="00000000" w:rsidRPr="00000000" w14:paraId="0000030E">
            <w:pPr>
              <w:widowControl w:val="0"/>
              <w:spacing w:line="240" w:lineRule="auto"/>
              <w:rPr/>
            </w:pPr>
            <w:r w:rsidDel="00000000" w:rsidR="00000000" w:rsidRPr="00000000">
              <w:rPr>
                <w:rtl w:val="0"/>
              </w:rPr>
              <w:t xml:space="preserve">Popup[Cập nhật trạng thái]</w:t>
            </w:r>
          </w:p>
        </w:tc>
        <w:tc>
          <w:tcPr/>
          <w:p w:rsidR="00000000" w:rsidDel="00000000" w:rsidP="00000000" w:rsidRDefault="00000000" w:rsidRPr="00000000" w14:paraId="0000030F">
            <w:pPr>
              <w:widowControl w:val="0"/>
              <w:numPr>
                <w:ilvl w:val="0"/>
                <w:numId w:val="86"/>
              </w:numPr>
              <w:spacing w:line="240" w:lineRule="auto"/>
              <w:ind w:left="720" w:hanging="360"/>
            </w:pPr>
            <w:r w:rsidDel="00000000" w:rsidR="00000000" w:rsidRPr="00000000">
              <w:rPr>
                <w:rtl w:val="0"/>
              </w:rPr>
              <w:t xml:space="preserve">Hiển thị tiêu đề và tên doanh nghiệp, trạng thái hiện tại</w:t>
            </w:r>
          </w:p>
          <w:p w:rsidR="00000000" w:rsidDel="00000000" w:rsidP="00000000" w:rsidRDefault="00000000" w:rsidRPr="00000000" w14:paraId="00000310">
            <w:pPr>
              <w:widowControl w:val="0"/>
              <w:numPr>
                <w:ilvl w:val="0"/>
                <w:numId w:val="86"/>
              </w:numPr>
              <w:spacing w:line="240" w:lineRule="auto"/>
              <w:ind w:left="720" w:hanging="360"/>
            </w:pPr>
            <w:r w:rsidDel="00000000" w:rsidR="00000000" w:rsidRPr="00000000">
              <w:rPr>
                <w:rtl w:val="0"/>
              </w:rPr>
              <w:t xml:space="preserve">Dropdown[trạng thái]: “Duyệt tin” ,“Từ chối”, “Đừng hoạt động”</w:t>
            </w:r>
          </w:p>
          <w:p w:rsidR="00000000" w:rsidDel="00000000" w:rsidP="00000000" w:rsidRDefault="00000000" w:rsidRPr="00000000" w14:paraId="00000311">
            <w:pPr>
              <w:widowControl w:val="0"/>
              <w:numPr>
                <w:ilvl w:val="0"/>
                <w:numId w:val="86"/>
              </w:numPr>
              <w:spacing w:line="240" w:lineRule="auto"/>
              <w:ind w:left="720" w:hanging="360"/>
            </w:pPr>
            <w:r w:rsidDel="00000000" w:rsidR="00000000" w:rsidRPr="00000000">
              <w:rPr>
                <w:rtl w:val="0"/>
              </w:rPr>
              <w:t xml:space="preserve">Có 1 textbox[Lý do từ chối](mặc định là k cho phép nhập), nếu chọn “Từ chối” thì textbox là trường bắt buộc và cho phép nhập, trạng thái của tin là “từ chối duyệt”</w:t>
            </w:r>
            <w:ins w:author="Mai Linh Đỗ" w:id="27" w:date="2026-03-26T09:13:59Z">
              <w:r w:rsidDel="00000000" w:rsidR="00000000" w:rsidRPr="00000000">
                <w:rPr>
                  <w:rtl w:val="0"/>
                </w:rPr>
                <w:t xml:space="preserve">: gửi mail đến DN thông báo tin tuyển dụng bị từ chối</w:t>
              </w:r>
            </w:ins>
            <w:r w:rsidDel="00000000" w:rsidR="00000000" w:rsidRPr="00000000">
              <w:rPr>
                <w:rtl w:val="0"/>
              </w:rPr>
            </w:r>
          </w:p>
          <w:p w:rsidR="00000000" w:rsidDel="00000000" w:rsidP="00000000" w:rsidRDefault="00000000" w:rsidRPr="00000000" w14:paraId="00000312">
            <w:pPr>
              <w:widowControl w:val="0"/>
              <w:numPr>
                <w:ilvl w:val="0"/>
                <w:numId w:val="86"/>
              </w:numPr>
              <w:spacing w:line="240" w:lineRule="auto"/>
              <w:ind w:left="720" w:hanging="360"/>
            </w:pPr>
            <w:r w:rsidDel="00000000" w:rsidR="00000000" w:rsidRPr="00000000">
              <w:rPr>
                <w:rtl w:val="0"/>
              </w:rPr>
              <w:t xml:space="preserve">Nếu chọn “Duyệt tin” thì trạng thái của tin là “Đang hoạt động”</w:t>
            </w:r>
            <w:ins w:author="Mai Linh Đỗ" w:id="28" w:date="2026-03-26T09:14:42Z">
              <w:r w:rsidDel="00000000" w:rsidR="00000000" w:rsidRPr="00000000">
                <w:rPr>
                  <w:rtl w:val="0"/>
                </w:rPr>
                <w:t xml:space="preserve">: gửi mail đến DN thông báo tin tuyển dụng đã được phê duyệt</w:t>
              </w:r>
            </w:ins>
            <w:r w:rsidDel="00000000" w:rsidR="00000000" w:rsidRPr="00000000">
              <w:rPr>
                <w:rtl w:val="0"/>
              </w:rPr>
            </w:r>
          </w:p>
          <w:p w:rsidR="00000000" w:rsidDel="00000000" w:rsidP="00000000" w:rsidRDefault="00000000" w:rsidRPr="00000000" w14:paraId="00000313">
            <w:pPr>
              <w:widowControl w:val="0"/>
              <w:numPr>
                <w:ilvl w:val="0"/>
                <w:numId w:val="86"/>
              </w:numPr>
              <w:spacing w:line="240" w:lineRule="auto"/>
              <w:ind w:left="720" w:hanging="360"/>
            </w:pPr>
            <w:r w:rsidDel="00000000" w:rsidR="00000000" w:rsidRPr="00000000">
              <w:rPr>
                <w:rtl w:val="0"/>
              </w:rPr>
              <w:t xml:space="preserve">Nếu chọn “Dừng hoạt động” thì trạng thái của tin là “Dừng hoạt động”</w:t>
            </w:r>
            <w:ins w:author="Mai Linh Đỗ" w:id="29" w:date="2026-03-26T09:15:02Z">
              <w:r w:rsidDel="00000000" w:rsidR="00000000" w:rsidRPr="00000000">
                <w:rPr>
                  <w:rtl w:val="0"/>
                </w:rPr>
                <w:t xml:space="preserve">: gửi mail thông báo tin tuyển dụng đã dừng hoạt động</w:t>
              </w:r>
            </w:ins>
            <w:r w:rsidDel="00000000" w:rsidR="00000000" w:rsidRPr="00000000">
              <w:rPr>
                <w:rtl w:val="0"/>
              </w:rPr>
            </w:r>
          </w:p>
        </w:tc>
      </w:tr>
      <w:tr>
        <w:trPr>
          <w:cantSplit w:val="0"/>
          <w:tblHeader w:val="0"/>
        </w:trPr>
        <w:tc>
          <w:tcPr/>
          <w:p w:rsidR="00000000" w:rsidDel="00000000" w:rsidP="00000000" w:rsidRDefault="00000000" w:rsidRPr="00000000" w14:paraId="00000314">
            <w:pPr>
              <w:widowControl w:val="0"/>
              <w:spacing w:line="240" w:lineRule="auto"/>
              <w:rPr/>
            </w:pPr>
            <w:r w:rsidDel="00000000" w:rsidR="00000000" w:rsidRPr="00000000">
              <w:rPr>
                <w:rtl w:val="0"/>
              </w:rPr>
              <w:t xml:space="preserve">Popup[Xóa tin]</w:t>
            </w:r>
          </w:p>
        </w:tc>
        <w:tc>
          <w:tcPr/>
          <w:p w:rsidR="00000000" w:rsidDel="00000000" w:rsidP="00000000" w:rsidRDefault="00000000" w:rsidRPr="00000000" w14:paraId="00000315">
            <w:pPr>
              <w:widowControl w:val="0"/>
              <w:numPr>
                <w:ilvl w:val="0"/>
                <w:numId w:val="102"/>
              </w:numPr>
              <w:spacing w:line="240" w:lineRule="auto"/>
              <w:ind w:left="720" w:hanging="360"/>
            </w:pPr>
            <w:r w:rsidDel="00000000" w:rsidR="00000000" w:rsidRPr="00000000">
              <w:rPr>
                <w:rtl w:val="0"/>
              </w:rPr>
              <w:t xml:space="preserve">Nội dung: Bạn có chắc chắn muốn xóa tin tuyển dụng: [Tiêu đề tin]- Tên doanh nghiệp - MST không?</w:t>
            </w:r>
          </w:p>
          <w:p w:rsidR="00000000" w:rsidDel="00000000" w:rsidP="00000000" w:rsidRDefault="00000000" w:rsidRPr="00000000" w14:paraId="00000316">
            <w:pPr>
              <w:widowControl w:val="0"/>
              <w:numPr>
                <w:ilvl w:val="0"/>
                <w:numId w:val="102"/>
              </w:numPr>
              <w:spacing w:line="240" w:lineRule="auto"/>
              <w:ind w:left="720" w:hanging="360"/>
            </w:pPr>
            <w:r w:rsidDel="00000000" w:rsidR="00000000" w:rsidRPr="00000000">
              <w:rPr>
                <w:rtl w:val="0"/>
              </w:rPr>
              <w:t xml:space="preserve">Khi xác nhận xóa, nếu đã có dữ liệu liên kết hiển thị thông báo lỗi “Không thể xóa Tin tuyển dụng đã có dữ liệu liên kết trong hệ thống.” Nếu k có dữ liệu liên kết hiển thị thông báo “Xóa tin tuyển dụng thành công”</w:t>
            </w:r>
            <w:del w:author="Mai Linh Đỗ" w:id="30" w:date="2026-03-26T09:15:54Z">
              <w:r w:rsidDel="00000000" w:rsidR="00000000" w:rsidRPr="00000000">
                <w:rPr>
                  <w:rtl w:val="0"/>
                </w:rPr>
                <w:delText xml:space="preserve">,</w:delText>
              </w:r>
            </w:del>
            <w:r w:rsidDel="00000000" w:rsidR="00000000" w:rsidRPr="00000000">
              <w:rPr>
                <w:rtl w:val="0"/>
              </w:rPr>
            </w:r>
          </w:p>
        </w:tc>
      </w:tr>
      <w:tr>
        <w:trPr>
          <w:cantSplit w:val="0"/>
          <w:tblHeader w:val="0"/>
        </w:trPr>
        <w:tc>
          <w:tcPr/>
          <w:p w:rsidR="00000000" w:rsidDel="00000000" w:rsidP="00000000" w:rsidRDefault="00000000" w:rsidRPr="00000000" w14:paraId="00000317">
            <w:pPr>
              <w:widowControl w:val="0"/>
              <w:spacing w:line="240" w:lineRule="auto"/>
              <w:rPr/>
            </w:pPr>
            <w:r w:rsidDel="00000000" w:rsidR="00000000" w:rsidRPr="00000000">
              <w:rPr>
                <w:rtl w:val="0"/>
              </w:rPr>
            </w:r>
          </w:p>
        </w:tc>
        <w:tc>
          <w:tcPr/>
          <w:p w:rsidR="00000000" w:rsidDel="00000000" w:rsidP="00000000" w:rsidRDefault="00000000" w:rsidRPr="00000000" w14:paraId="00000318">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numPr>
          <w:ilvl w:val="0"/>
          <w:numId w:val="94"/>
        </w:numPr>
        <w:ind w:left="720" w:hanging="360"/>
        <w:rPr>
          <w:highlight w:val="yellow"/>
        </w:rPr>
      </w:pPr>
      <w:r w:rsidDel="00000000" w:rsidR="00000000" w:rsidRPr="00000000">
        <w:rPr>
          <w:highlight w:val="yellow"/>
          <w:rtl w:val="0"/>
        </w:rPr>
        <w:t xml:space="preserve">Quản lý tiến độ thực tập</w:t>
      </w:r>
    </w:p>
    <w:p w:rsidR="00000000" w:rsidDel="00000000" w:rsidP="00000000" w:rsidRDefault="00000000" w:rsidRPr="00000000" w14:paraId="0000031B">
      <w:pPr>
        <w:numPr>
          <w:ilvl w:val="0"/>
          <w:numId w:val="89"/>
        </w:numPr>
        <w:ind w:left="1440" w:hanging="360"/>
        <w:rPr>
          <w:highlight w:val="yellow"/>
        </w:rPr>
      </w:pPr>
      <w:r w:rsidDel="00000000" w:rsidR="00000000" w:rsidRPr="00000000">
        <w:rPr>
          <w:highlight w:val="yellow"/>
          <w:rtl w:val="0"/>
        </w:rPr>
        <w:t xml:space="preserve">các card thống kê số lượng sinh viên của từng trạng thái thực tập(chưa thực tập, đang thực tập, thực tập tự túc, đã hoàn thành BCTT, hoàn thành thực tập, chưa hoàn thành thực tập)</w:t>
      </w:r>
    </w:p>
    <w:p w:rsidR="00000000" w:rsidDel="00000000" w:rsidP="00000000" w:rsidRDefault="00000000" w:rsidRPr="00000000" w14:paraId="0000031C">
      <w:pPr>
        <w:numPr>
          <w:ilvl w:val="0"/>
          <w:numId w:val="61"/>
        </w:numPr>
        <w:ind w:left="1440" w:hanging="360"/>
      </w:pPr>
      <w:r w:rsidDel="00000000" w:rsidR="00000000" w:rsidRPr="00000000">
        <w:rPr>
          <w:rtl w:val="0"/>
        </w:rPr>
        <w:t xml:space="preserve">Hiển thị bảng danh sách có các cột sau: STT, MSV, Họ tên, Lớp, Khoa, Bậc, trạng thái thực tập(mỗi SV có các thao tác: xem,cập nhật trạng thái thực tập cuối cùng) </w:t>
      </w:r>
    </w:p>
    <w:p w:rsidR="00000000" w:rsidDel="00000000" w:rsidP="00000000" w:rsidRDefault="00000000" w:rsidRPr="00000000" w14:paraId="0000031D">
      <w:pPr>
        <w:numPr>
          <w:ilvl w:val="0"/>
          <w:numId w:val="61"/>
        </w:numPr>
        <w:ind w:left="1440" w:hanging="360"/>
      </w:pPr>
      <w:r w:rsidDel="00000000" w:rsidR="00000000" w:rsidRPr="00000000">
        <w:rPr>
          <w:rtl w:val="0"/>
        </w:rPr>
        <w:t xml:space="preserve">Cho phép xem và cập nhật trạng thái thực tập cuối cùng của SV</w:t>
      </w:r>
    </w:p>
    <w:p w:rsidR="00000000" w:rsidDel="00000000" w:rsidP="00000000" w:rsidRDefault="00000000" w:rsidRPr="00000000" w14:paraId="0000031E">
      <w:pPr>
        <w:numPr>
          <w:ilvl w:val="0"/>
          <w:numId w:val="61"/>
        </w:numPr>
        <w:ind w:left="1440" w:hanging="360"/>
      </w:pPr>
      <w:r w:rsidDel="00000000" w:rsidR="00000000" w:rsidRPr="00000000">
        <w:rPr>
          <w:rtl w:val="0"/>
        </w:rPr>
        <w:t xml:space="preserve">Tìm kiếm: 1 textbox tìm chung cho cả MSV,họ tên,sđt,email và 1 dropdown tìm kiếm theo khoa, 1 dropdown tìm kiếm theo trạng thái thực tập, 1 dropdown tìm kiếm theo bậc và 1 button[tìm kiếm]</w:t>
      </w:r>
    </w:p>
    <w:p w:rsidR="00000000" w:rsidDel="00000000" w:rsidP="00000000" w:rsidRDefault="00000000" w:rsidRPr="00000000" w14:paraId="0000031F">
      <w:pPr>
        <w:rPr/>
      </w:pPr>
      <w:r w:rsidDel="00000000" w:rsidR="00000000" w:rsidRPr="00000000">
        <w:rPr>
          <w:rtl w:val="0"/>
        </w:rPr>
      </w:r>
    </w:p>
    <w:tbl>
      <w:tblPr>
        <w:tblStyle w:val="Table19"/>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p w:rsidR="00000000" w:rsidDel="00000000" w:rsidP="00000000" w:rsidRDefault="00000000" w:rsidRPr="00000000" w14:paraId="00000320">
            <w:pPr>
              <w:rPr/>
            </w:pPr>
            <w:r w:rsidDel="00000000" w:rsidR="00000000" w:rsidRPr="00000000">
              <w:rPr>
                <w:rtl w:val="0"/>
              </w:rPr>
              <w:t xml:space="preserve">Popup[xem thông tin tiến độ thực tập của sinh viên]</w:t>
            </w:r>
          </w:p>
        </w:tc>
        <w:tc>
          <w:tcPr/>
          <w:p w:rsidR="00000000" w:rsidDel="00000000" w:rsidP="00000000" w:rsidRDefault="00000000" w:rsidRPr="00000000" w14:paraId="00000321">
            <w:pPr>
              <w:widowControl w:val="0"/>
              <w:numPr>
                <w:ilvl w:val="0"/>
                <w:numId w:val="34"/>
              </w:numPr>
              <w:spacing w:line="240" w:lineRule="auto"/>
              <w:ind w:left="720" w:hanging="360"/>
            </w:pPr>
            <w:r w:rsidDel="00000000" w:rsidR="00000000" w:rsidRPr="00000000">
              <w:rPr>
                <w:rtl w:val="0"/>
              </w:rPr>
              <w:t xml:space="preserve">MSV</w:t>
            </w:r>
          </w:p>
          <w:p w:rsidR="00000000" w:rsidDel="00000000" w:rsidP="00000000" w:rsidRDefault="00000000" w:rsidRPr="00000000" w14:paraId="00000322">
            <w:pPr>
              <w:widowControl w:val="0"/>
              <w:numPr>
                <w:ilvl w:val="0"/>
                <w:numId w:val="34"/>
              </w:numPr>
              <w:spacing w:line="240" w:lineRule="auto"/>
              <w:ind w:left="720" w:hanging="360"/>
            </w:pPr>
            <w:r w:rsidDel="00000000" w:rsidR="00000000" w:rsidRPr="00000000">
              <w:rPr>
                <w:rtl w:val="0"/>
              </w:rPr>
              <w:t xml:space="preserve">Họ tên</w:t>
            </w:r>
          </w:p>
          <w:p w:rsidR="00000000" w:rsidDel="00000000" w:rsidP="00000000" w:rsidRDefault="00000000" w:rsidRPr="00000000" w14:paraId="00000323">
            <w:pPr>
              <w:widowControl w:val="0"/>
              <w:numPr>
                <w:ilvl w:val="0"/>
                <w:numId w:val="34"/>
              </w:numPr>
              <w:spacing w:line="240" w:lineRule="auto"/>
              <w:ind w:left="720" w:hanging="360"/>
            </w:pPr>
            <w:r w:rsidDel="00000000" w:rsidR="00000000" w:rsidRPr="00000000">
              <w:rPr>
                <w:rtl w:val="0"/>
              </w:rPr>
              <w:t xml:space="preserve">Lớp</w:t>
            </w:r>
          </w:p>
          <w:p w:rsidR="00000000" w:rsidDel="00000000" w:rsidP="00000000" w:rsidRDefault="00000000" w:rsidRPr="00000000" w14:paraId="00000324">
            <w:pPr>
              <w:widowControl w:val="0"/>
              <w:numPr>
                <w:ilvl w:val="0"/>
                <w:numId w:val="34"/>
              </w:numPr>
              <w:spacing w:line="240" w:lineRule="auto"/>
              <w:ind w:left="720" w:hanging="360"/>
            </w:pPr>
            <w:r w:rsidDel="00000000" w:rsidR="00000000" w:rsidRPr="00000000">
              <w:rPr>
                <w:rtl w:val="0"/>
              </w:rPr>
              <w:t xml:space="preserve">Khoa</w:t>
            </w:r>
          </w:p>
          <w:p w:rsidR="00000000" w:rsidDel="00000000" w:rsidP="00000000" w:rsidRDefault="00000000" w:rsidRPr="00000000" w14:paraId="00000325">
            <w:pPr>
              <w:widowControl w:val="0"/>
              <w:numPr>
                <w:ilvl w:val="0"/>
                <w:numId w:val="34"/>
              </w:numPr>
              <w:spacing w:line="240" w:lineRule="auto"/>
              <w:ind w:left="720" w:hanging="360"/>
            </w:pPr>
            <w:r w:rsidDel="00000000" w:rsidR="00000000" w:rsidRPr="00000000">
              <w:rPr>
                <w:rtl w:val="0"/>
              </w:rPr>
              <w:t xml:space="preserve">Khóa</w:t>
            </w:r>
          </w:p>
          <w:p w:rsidR="00000000" w:rsidDel="00000000" w:rsidP="00000000" w:rsidRDefault="00000000" w:rsidRPr="00000000" w14:paraId="00000326">
            <w:pPr>
              <w:widowControl w:val="0"/>
              <w:numPr>
                <w:ilvl w:val="0"/>
                <w:numId w:val="34"/>
              </w:numPr>
              <w:spacing w:line="240" w:lineRule="auto"/>
              <w:ind w:left="720" w:hanging="360"/>
            </w:pPr>
            <w:r w:rsidDel="00000000" w:rsidR="00000000" w:rsidRPr="00000000">
              <w:rPr>
                <w:rtl w:val="0"/>
              </w:rPr>
              <w:t xml:space="preserve">Bậc: Cử nhân/Kỹ sư</w:t>
            </w:r>
          </w:p>
          <w:p w:rsidR="00000000" w:rsidDel="00000000" w:rsidP="00000000" w:rsidRDefault="00000000" w:rsidRPr="00000000" w14:paraId="00000327">
            <w:pPr>
              <w:widowControl w:val="0"/>
              <w:numPr>
                <w:ilvl w:val="0"/>
                <w:numId w:val="34"/>
              </w:numPr>
              <w:spacing w:line="240" w:lineRule="auto"/>
              <w:ind w:left="720" w:hanging="360"/>
            </w:pPr>
            <w:r w:rsidDel="00000000" w:rsidR="00000000" w:rsidRPr="00000000">
              <w:rPr>
                <w:rtl w:val="0"/>
              </w:rPr>
              <w:t xml:space="preserve">GVHD - Bậc-SĐT-email</w:t>
            </w:r>
          </w:p>
          <w:p w:rsidR="00000000" w:rsidDel="00000000" w:rsidP="00000000" w:rsidRDefault="00000000" w:rsidRPr="00000000" w14:paraId="00000328">
            <w:pPr>
              <w:widowControl w:val="0"/>
              <w:numPr>
                <w:ilvl w:val="0"/>
                <w:numId w:val="34"/>
              </w:numPr>
              <w:spacing w:line="240" w:lineRule="auto"/>
              <w:ind w:left="720" w:hanging="360"/>
            </w:pPr>
            <w:r w:rsidDel="00000000" w:rsidR="00000000" w:rsidRPr="00000000">
              <w:rPr>
                <w:rtl w:val="0"/>
              </w:rPr>
              <w:t xml:space="preserve">Tên doanh nghiệp, vị trí thực tập(nếu thực tập tự túc thì bỏ)</w:t>
            </w:r>
          </w:p>
          <w:p w:rsidR="00000000" w:rsidDel="00000000" w:rsidP="00000000" w:rsidRDefault="00000000" w:rsidRPr="00000000" w14:paraId="00000329">
            <w:pPr>
              <w:widowControl w:val="0"/>
              <w:numPr>
                <w:ilvl w:val="0"/>
                <w:numId w:val="34"/>
              </w:numPr>
              <w:spacing w:line="240" w:lineRule="auto"/>
              <w:ind w:left="720" w:hanging="360"/>
            </w:pPr>
            <w:r w:rsidDel="00000000" w:rsidR="00000000" w:rsidRPr="00000000">
              <w:rPr>
                <w:rtl w:val="0"/>
              </w:rPr>
              <w:t xml:space="preserve">Các trạng thái thực tập </w:t>
            </w:r>
          </w:p>
          <w:p w:rsidR="00000000" w:rsidDel="00000000" w:rsidP="00000000" w:rsidRDefault="00000000" w:rsidRPr="00000000" w14:paraId="0000032A">
            <w:pPr>
              <w:widowControl w:val="0"/>
              <w:numPr>
                <w:ilvl w:val="0"/>
                <w:numId w:val="42"/>
              </w:numPr>
              <w:spacing w:line="240" w:lineRule="auto"/>
              <w:ind w:left="1440" w:hanging="360"/>
            </w:pPr>
            <w:r w:rsidDel="00000000" w:rsidR="00000000" w:rsidRPr="00000000">
              <w:rPr>
                <w:rtl w:val="0"/>
              </w:rPr>
              <w:t xml:space="preserve">Hiển thị nhật ký thay đổi trạng thái gồm: tên trạng thái-thời gian</w:t>
            </w:r>
          </w:p>
        </w:tc>
      </w:tr>
      <w:tr>
        <w:trPr>
          <w:cantSplit w:val="0"/>
          <w:tblHeader w:val="0"/>
        </w:trPr>
        <w:tc>
          <w:tcPr/>
          <w:p w:rsidR="00000000" w:rsidDel="00000000" w:rsidP="00000000" w:rsidRDefault="00000000" w:rsidRPr="00000000" w14:paraId="0000032B">
            <w:pPr>
              <w:rPr/>
            </w:pPr>
            <w:r w:rsidDel="00000000" w:rsidR="00000000" w:rsidRPr="00000000">
              <w:rPr>
                <w:rtl w:val="0"/>
              </w:rPr>
              <w:t xml:space="preserve">Popup[cập nhật trạng thái thực tập cuối cùng]</w:t>
            </w:r>
          </w:p>
        </w:tc>
        <w:tc>
          <w:tcPr/>
          <w:p w:rsidR="00000000" w:rsidDel="00000000" w:rsidP="00000000" w:rsidRDefault="00000000" w:rsidRPr="00000000" w14:paraId="0000032C">
            <w:pPr>
              <w:widowControl w:val="0"/>
              <w:numPr>
                <w:ilvl w:val="0"/>
                <w:numId w:val="106"/>
              </w:numPr>
              <w:spacing w:line="240" w:lineRule="auto"/>
              <w:ind w:left="720" w:hanging="360"/>
            </w:pPr>
            <w:del w:author="Mai Linh Đỗ" w:id="31" w:date="2026-03-26T10:10:15Z">
              <w:r w:rsidDel="00000000" w:rsidR="00000000" w:rsidRPr="00000000">
                <w:rPr>
                  <w:rtl w:val="0"/>
                </w:rPr>
                <w:delText xml:space="preserve">Chỉ được cập nhật khi trạng thái thực tập của SV là “Đã duyệt BCTT”</w:delText>
              </w:r>
            </w:del>
            <w:ins w:author="Mai Linh Đỗ" w:id="31" w:date="2026-03-26T10:10:15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32D">
            <w:pPr>
              <w:widowControl w:val="0"/>
              <w:numPr>
                <w:ilvl w:val="0"/>
                <w:numId w:val="106"/>
              </w:numPr>
              <w:spacing w:line="240" w:lineRule="auto"/>
              <w:ind w:left="720" w:hanging="360"/>
            </w:pPr>
            <w:r w:rsidDel="00000000" w:rsidR="00000000" w:rsidRPr="00000000">
              <w:rPr>
                <w:rtl w:val="0"/>
              </w:rPr>
              <w:t xml:space="preserve">Hiển thị thông tin: MSV, Họ tên,lớp, khoa, khóa, bậc, GVHD-Bậc-SĐT-Email. </w:t>
            </w:r>
          </w:p>
          <w:p w:rsidR="00000000" w:rsidDel="00000000" w:rsidP="00000000" w:rsidRDefault="00000000" w:rsidRPr="00000000" w14:paraId="0000032E">
            <w:pPr>
              <w:widowControl w:val="0"/>
              <w:numPr>
                <w:ilvl w:val="0"/>
                <w:numId w:val="106"/>
              </w:numPr>
              <w:spacing w:line="240" w:lineRule="auto"/>
              <w:ind w:left="720" w:hanging="360"/>
            </w:pPr>
            <w:r w:rsidDel="00000000" w:rsidR="00000000" w:rsidRPr="00000000">
              <w:rPr>
                <w:rtl w:val="0"/>
              </w:rPr>
              <w:t xml:space="preserve">File BCTT của SV và điểm+đánh giá của DN(nếu có)+GVHD</w:t>
            </w:r>
          </w:p>
          <w:p w:rsidR="00000000" w:rsidDel="00000000" w:rsidP="00000000" w:rsidRDefault="00000000" w:rsidRPr="00000000" w14:paraId="0000032F">
            <w:pPr>
              <w:widowControl w:val="0"/>
              <w:numPr>
                <w:ilvl w:val="0"/>
                <w:numId w:val="106"/>
              </w:numPr>
              <w:spacing w:line="240" w:lineRule="auto"/>
              <w:ind w:left="720" w:hanging="360"/>
            </w:pPr>
            <w:r w:rsidDel="00000000" w:rsidR="00000000" w:rsidRPr="00000000">
              <w:rPr>
                <w:rtl w:val="0"/>
              </w:rPr>
              <w:t xml:space="preserve">Dropdown[Trạng thái]: Hoàn thành thực tập, </w:t>
            </w:r>
            <w:ins w:author="Mai Linh Đỗ" w:id="32" w:date="2026-03-26T10:10:29Z">
              <w:r w:rsidDel="00000000" w:rsidR="00000000" w:rsidRPr="00000000">
                <w:rPr>
                  <w:rtl w:val="0"/>
                </w:rPr>
                <w:t xml:space="preserve">Chưa hoàn thành thực tập</w:t>
              </w:r>
            </w:ins>
            <w:r w:rsidDel="00000000" w:rsidR="00000000" w:rsidRPr="00000000">
              <w:rPr>
                <w:rtl w:val="0"/>
              </w:rPr>
            </w:r>
          </w:p>
          <w:p w:rsidR="00000000" w:rsidDel="00000000" w:rsidP="00000000" w:rsidRDefault="00000000" w:rsidRPr="00000000" w14:paraId="00000330">
            <w:pPr>
              <w:widowControl w:val="0"/>
              <w:numPr>
                <w:ilvl w:val="0"/>
                <w:numId w:val="106"/>
              </w:numPr>
              <w:spacing w:line="240" w:lineRule="auto"/>
              <w:ind w:left="720" w:hanging="360"/>
              <w:rPr>
                <w:ins w:author="Mai Linh Đỗ" w:id="36" w:date="2026-03-26T07:48:27Z"/>
              </w:rPr>
            </w:pPr>
            <w:r w:rsidDel="00000000" w:rsidR="00000000" w:rsidRPr="00000000">
              <w:rPr>
                <w:rtl w:val="0"/>
              </w:rPr>
              <w:t xml:space="preserve">Nếu </w:t>
            </w:r>
            <w:ins w:author="Mai Linh Đỗ" w:id="33" w:date="2026-03-26T10:26:18Z">
              <w:r w:rsidDel="00000000" w:rsidR="00000000" w:rsidRPr="00000000">
                <w:rPr>
                  <w:rtl w:val="0"/>
                </w:rPr>
                <w:t xml:space="preserve">“</w:t>
              </w:r>
            </w:ins>
            <w:ins w:author="Mai Linh Đỗ" w:id="34" w:date="2026-03-26T10:26:16Z">
              <w:del w:author="Mai Linh Đỗ" w:id="33" w:date="2026-03-26T10:26:18Z">
                <w:r w:rsidDel="00000000" w:rsidR="00000000" w:rsidRPr="00000000">
                  <w:rPr>
                    <w:rtl w:val="0"/>
                  </w:rPr>
                  <w:delText xml:space="preserve">"</w:delText>
                </w:r>
              </w:del>
            </w:ins>
            <w:r w:rsidDel="00000000" w:rsidR="00000000" w:rsidRPr="00000000">
              <w:rPr>
                <w:rtl w:val="0"/>
              </w:rPr>
              <w:t xml:space="preserve">hoàn thành </w:t>
            </w:r>
            <w:ins w:author="Mai Linh Đỗ" w:id="35" w:date="2026-03-26T10:26:25Z">
              <w:r w:rsidDel="00000000" w:rsidR="00000000" w:rsidRPr="00000000">
                <w:rPr>
                  <w:rtl w:val="0"/>
                </w:rPr>
                <w:t xml:space="preserve">thực tập”</w:t>
              </w:r>
            </w:ins>
            <w:r w:rsidDel="00000000" w:rsidR="00000000" w:rsidRPr="00000000">
              <w:rPr>
                <w:rtl w:val="0"/>
              </w:rPr>
              <w:t xml:space="preserve">, cập nhật phân công tương ứng là “Hoàn thành hướng dẫn”</w:t>
            </w:r>
            <w:ins w:author="Mai Linh Đỗ" w:id="36" w:date="2026-03-26T07:48:27Z">
              <w:r w:rsidDel="00000000" w:rsidR="00000000" w:rsidRPr="00000000">
                <w:rPr>
                  <w:rtl w:val="0"/>
                </w:rPr>
                <w:t xml:space="preserve">:</w:t>
              </w:r>
            </w:ins>
          </w:p>
          <w:p w:rsidR="00000000" w:rsidDel="00000000" w:rsidP="00000000" w:rsidRDefault="00000000" w:rsidRPr="00000000" w14:paraId="00000331">
            <w:pPr>
              <w:widowControl w:val="0"/>
              <w:numPr>
                <w:ilvl w:val="0"/>
                <w:numId w:val="67"/>
              </w:numPr>
              <w:spacing w:line="240" w:lineRule="auto"/>
              <w:ind w:left="1440" w:hanging="360"/>
              <w:rPr>
                <w:ins w:author="Mai Linh Đỗ" w:id="36" w:date="2026-03-26T07:48:27Z"/>
              </w:rPr>
            </w:pPr>
            <w:ins w:author="Mai Linh Đỗ" w:id="36" w:date="2026-03-26T07:48:27Z">
              <w:del w:author="Mai Linh Đỗ" w:id="36" w:date="2026-03-26T07:48:27Z">
                <w:r w:rsidDel="00000000" w:rsidR="00000000" w:rsidRPr="00000000">
                  <w:rPr>
                    <w:rtl w:val="0"/>
                  </w:rPr>
                  <w:delText xml:space="preserve">+ </w:delText>
                </w:r>
              </w:del>
              <w:r w:rsidDel="00000000" w:rsidR="00000000" w:rsidRPr="00000000">
                <w:rPr>
                  <w:rtl w:val="0"/>
                </w:rPr>
                <w:t xml:space="preserve"> gửi mail về cho SV thông báo đã có kết quả thực tập</w:t>
              </w:r>
            </w:ins>
          </w:p>
          <w:p w:rsidR="00000000" w:rsidDel="00000000" w:rsidP="00000000" w:rsidRDefault="00000000" w:rsidRPr="00000000" w14:paraId="00000332">
            <w:pPr>
              <w:widowControl w:val="0"/>
              <w:numPr>
                <w:ilvl w:val="0"/>
                <w:numId w:val="67"/>
              </w:numPr>
              <w:spacing w:line="240" w:lineRule="auto"/>
              <w:ind w:left="1440" w:hanging="360"/>
            </w:pPr>
            <w:ins w:author="Mai Linh Đỗ" w:id="36" w:date="2026-03-26T07:48:27Z">
              <w:r w:rsidDel="00000000" w:rsidR="00000000" w:rsidRPr="00000000">
                <w:rPr>
                  <w:rtl w:val="0"/>
                </w:rPr>
                <w:t xml:space="preserve">Gửi mail về cho GV thông báo hoàn thành hướng dẫn thực tập đv SV </w:t>
              </w:r>
            </w:ins>
            <w:r w:rsidDel="00000000" w:rsidR="00000000" w:rsidRPr="00000000">
              <w:rPr>
                <w:rtl w:val="0"/>
              </w:rPr>
            </w:r>
          </w:p>
          <w:p w:rsidR="00000000" w:rsidDel="00000000" w:rsidP="00000000" w:rsidRDefault="00000000" w:rsidRPr="00000000" w14:paraId="00000333">
            <w:pPr>
              <w:widowControl w:val="0"/>
              <w:numPr>
                <w:ilvl w:val="0"/>
                <w:numId w:val="98"/>
              </w:numPr>
              <w:spacing w:line="240" w:lineRule="auto"/>
              <w:ind w:left="720" w:hanging="360"/>
            </w:pPr>
            <w:commentRangeStart w:id="13"/>
            <w:r w:rsidDel="00000000" w:rsidR="00000000" w:rsidRPr="00000000">
              <w:rPr>
                <w:rtl w:val="0"/>
              </w:rPr>
              <w:t xml:space="preserve">Nếu </w:t>
            </w:r>
            <w:ins w:author="Mai Linh Đỗ" w:id="37" w:date="2026-03-26T10:22:34Z">
              <w:commentRangeEnd w:id="13"/>
              <w:r w:rsidDel="00000000" w:rsidR="00000000" w:rsidRPr="00000000">
                <w:commentReference w:id="13"/>
              </w:r>
              <w:r w:rsidDel="00000000" w:rsidR="00000000" w:rsidRPr="00000000">
                <w:rPr>
                  <w:rtl w:val="0"/>
                </w:rPr>
                <w:t xml:space="preserve">“Chưa hoàn thành thực tập” trạng thái phân công vẫn là “Hoàn thành hướng dẫn” và trạng thái tài khoản là “Dừng hoạt động”, gửi mail về thông báo SV chưa hoàn thành thực tập, khi admin kích hoạt lại tài khoản thì kiểm tra trạng thái thực tập, nếu trạng thái thực tập là “Chưa hoàn thành thực tập” thì cập nhật trạng thái thực tập là “Chưa thực tập”</w:t>
              </w:r>
            </w:ins>
            <w:r w:rsidDel="00000000" w:rsidR="00000000" w:rsidRPr="00000000">
              <w:rPr>
                <w:rtl w:val="0"/>
              </w:rPr>
            </w:r>
          </w:p>
        </w:tc>
      </w:tr>
    </w:tbl>
    <w:p w:rsidR="00000000" w:rsidDel="00000000" w:rsidP="00000000" w:rsidRDefault="00000000" w:rsidRPr="00000000" w14:paraId="0000033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 Linh Đỗ" w:id="9" w:date="2026-03-26T09:11:39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cho sửa phân công, bỏ chức năng sửa phân công</w:t>
      </w:r>
    </w:p>
  </w:comment>
  <w:comment w:author="Linh Đỗ" w:id="5" w:date="2026-03-25T04:41:44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k cần cái này ở qly sinh viên, đây là luồng xử lý trạng thái thực tập</w:t>
      </w:r>
    </w:p>
  </w:comment>
  <w:comment w:author="Linh Đỗ" w:id="0" w:date="2026-03-24T05:04:29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Thiếu luồng sinh viên nộp báo cáo thực tập</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Bỏ luồng doanh nghiệp được nhận xét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Bổ sung role giảng viên là người duyệt trạng thái khi doanh nghiệp tiếp nhận sinh viên thực tập và là người chấm báo cáo,  duyệt báo cáo gửi lên admin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luồng từ chối đều phải bổ sung lý do(ghi chú)</w:t>
      </w:r>
    </w:p>
  </w:comment>
  <w:comment w:author="Trưởng Nguyễn" w:id="6" w:date="2026-04-22T13:45:56Z">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bôi vàng là có cx đc mà ko có cũng ko sao à</w:t>
      </w:r>
    </w:p>
  </w:comment>
  <w:comment w:author="daomanh tung" w:id="7" w:date="2026-04-23T03:46:29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bôi vàng là cái update mới, lúc ý t bảo linh bôi vàng để bieetsupdate cái j</w:t>
      </w:r>
    </w:p>
  </w:comment>
  <w:comment w:author="Linh Đỗ" w:id="3" w:date="2026-03-25T07:55:19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phân vân, trước mắt bỏ, cho thêm mới lúc nào cũng được</w:t>
      </w:r>
    </w:p>
  </w:comment>
  <w:comment w:author="Linh Đỗ" w:id="2" w:date="2026-03-25T07:55:46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phân vân, trước mắt bỏ, cho thêm mới lúc nào cũng được</w:t>
      </w:r>
    </w:p>
  </w:comment>
  <w:comment w:author="Linh Đỗ" w:id="12" w:date="2026-03-25T04:20:41Z">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cần</w:t>
      </w:r>
    </w:p>
  </w:comment>
  <w:comment w:author="Mai Linh Đỗ" w:id="8" w:date="2026-03-27T06:27:22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hiển thị các GV trong khoa, kể cả đã được phân công hay chưa được phân công</w:t>
      </w:r>
    </w:p>
  </w:comment>
  <w:comment w:author="Mai Linh Đỗ" w:id="1" w:date="2026-03-26T07:44:41Z">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chờ sửa: chuyển thành trao đổi qua mail</w:t>
      </w:r>
    </w:p>
  </w:comment>
  <w:comment w:author="Linh Đỗ" w:id="13" w:date="2026-03-25T04:34:13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cần luồng này</w:t>
      </w:r>
    </w:p>
  </w:comment>
  <w:comment w:author="Linh Đỗ" w:id="4" w:date="2026-03-25T08:51:00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còn thời gian mới làm, có thể bỏ</w:t>
      </w:r>
    </w:p>
  </w:comment>
  <w:comment w:author="Trưởng Nguyễn" w:id="10" w:date="2026-04-22T13:56:40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sao ko có trạng thái GV là chưa đc phân công như ghi ow3r kia nhỉ</w:t>
      </w:r>
    </w:p>
  </w:comment>
  <w:comment w:author="daomanh tung" w:id="11" w:date="2026-04-23T03:46:48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hỏi linh, logic này linh yêu cầu t làm v</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